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right"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2150"/>
      </w:tblGrid>
      <w:tr w:rsidR="00D83B3C" w:rsidTr="00D83B3C">
        <w:trPr>
          <w:cantSplit/>
          <w:trHeight w:val="137"/>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文件编号：</w:t>
            </w:r>
          </w:p>
        </w:tc>
        <w:tc>
          <w:tcPr>
            <w:tcW w:w="2150" w:type="dxa"/>
            <w:vAlign w:val="bottom"/>
          </w:tcPr>
          <w:p w:rsidR="00D83B3C" w:rsidRDefault="00D83B3C" w:rsidP="0007059B">
            <w:pPr>
              <w:ind w:left="-208" w:right="-240"/>
              <w:rPr>
                <w:b/>
                <w:sz w:val="16"/>
                <w:szCs w:val="16"/>
                <w:lang w:bidi="he-IL"/>
              </w:rPr>
            </w:pPr>
          </w:p>
        </w:tc>
      </w:tr>
      <w:tr w:rsidR="00D83B3C" w:rsidTr="00D83B3C">
        <w:trPr>
          <w:cantSplit/>
          <w:trHeight w:val="69"/>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项目</w:t>
            </w:r>
            <w:r>
              <w:rPr>
                <w:rFonts w:hint="eastAsia"/>
                <w:b/>
                <w:sz w:val="18"/>
                <w:szCs w:val="18"/>
                <w:lang w:bidi="he-IL"/>
              </w:rPr>
              <w:t>ID</w:t>
            </w:r>
            <w:r>
              <w:rPr>
                <w:rFonts w:hint="eastAsia"/>
                <w:b/>
                <w:sz w:val="18"/>
                <w:szCs w:val="18"/>
                <w:lang w:bidi="he-IL"/>
              </w:rPr>
              <w:t>：</w:t>
            </w:r>
            <w:r>
              <w:rPr>
                <w:rFonts w:hint="eastAsia"/>
                <w:b/>
                <w:sz w:val="18"/>
                <w:szCs w:val="18"/>
                <w:lang w:bidi="he-IL"/>
              </w:rPr>
              <w:t xml:space="preserve">   </w:t>
            </w:r>
          </w:p>
        </w:tc>
        <w:tc>
          <w:tcPr>
            <w:tcW w:w="2150" w:type="dxa"/>
            <w:vAlign w:val="bottom"/>
          </w:tcPr>
          <w:p w:rsidR="00D83B3C" w:rsidRDefault="00D83B3C" w:rsidP="0007059B">
            <w:pPr>
              <w:ind w:left="-208" w:right="-240"/>
              <w:rPr>
                <w:b/>
                <w:sz w:val="18"/>
                <w:szCs w:val="18"/>
                <w:lang w:bidi="he-IL"/>
              </w:rPr>
            </w:pPr>
          </w:p>
        </w:tc>
      </w:tr>
      <w:tr w:rsidR="00D83B3C" w:rsidTr="00D83B3C">
        <w:trPr>
          <w:cantSplit/>
          <w:trHeight w:val="90"/>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项目编号：</w:t>
            </w:r>
          </w:p>
        </w:tc>
        <w:tc>
          <w:tcPr>
            <w:tcW w:w="215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p>
        </w:tc>
      </w:tr>
    </w:tbl>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rsidP="00D83B3C">
      <w:pPr>
        <w:ind w:right="-169"/>
      </w:pPr>
    </w:p>
    <w:p w:rsidR="00D83B3C" w:rsidRPr="00A36D61" w:rsidRDefault="00443B8C" w:rsidP="00A36D61">
      <w:pPr>
        <w:spacing w:line="360" w:lineRule="auto"/>
        <w:jc w:val="center"/>
        <w:rPr>
          <w:rFonts w:ascii="宋体" w:hAnsi="宋体"/>
          <w:b/>
          <w:sz w:val="52"/>
          <w:szCs w:val="52"/>
        </w:rPr>
      </w:pPr>
      <w:r>
        <w:rPr>
          <w:rFonts w:ascii="宋体" w:hAnsi="宋体" w:hint="eastAsia"/>
          <w:sz w:val="48"/>
          <w:szCs w:val="48"/>
        </w:rPr>
        <w:t>【</w:t>
      </w:r>
      <w:r w:rsidR="00A36D61" w:rsidRPr="005547BB">
        <w:rPr>
          <w:rFonts w:ascii="宋体" w:hAnsi="宋体" w:hint="eastAsia"/>
          <w:b/>
          <w:sz w:val="52"/>
          <w:szCs w:val="52"/>
        </w:rPr>
        <w:t>深圳大学城开放实验室服务平台</w:t>
      </w:r>
      <w:r>
        <w:rPr>
          <w:rFonts w:ascii="宋体" w:hAnsi="宋体" w:hint="eastAsia"/>
          <w:sz w:val="48"/>
          <w:szCs w:val="48"/>
        </w:rPr>
        <w:t>】</w:t>
      </w:r>
    </w:p>
    <w:p w:rsidR="00D83B3C" w:rsidRDefault="00D83B3C" w:rsidP="00D83B3C">
      <w:pPr>
        <w:spacing w:line="360" w:lineRule="auto"/>
        <w:rPr>
          <w:rFonts w:cs="Arial"/>
        </w:rPr>
      </w:pPr>
    </w:p>
    <w:p w:rsidR="00D83B3C" w:rsidRDefault="00D83B3C" w:rsidP="00D83B3C">
      <w:pPr>
        <w:spacing w:line="360" w:lineRule="auto"/>
        <w:rPr>
          <w:rFonts w:cs="Arial"/>
        </w:rPr>
      </w:pPr>
    </w:p>
    <w:p w:rsidR="00D83B3C" w:rsidRDefault="002E4661" w:rsidP="00D83B3C">
      <w:pPr>
        <w:spacing w:line="360" w:lineRule="auto"/>
        <w:rPr>
          <w:rFonts w:cs="Arial"/>
        </w:rPr>
      </w:pPr>
      <w:r>
        <w:rPr>
          <w:rFonts w:cs="Arial"/>
          <w:noProof/>
        </w:rPr>
        <w:pict>
          <v:rect id="_x0000_s1032" style="position:absolute;left:0;text-align:left;margin-left:54pt;margin-top:-392.5pt;width:503pt;height:65.8pt;z-index:-251658752;mso-position-horizontal-relative:page;mso-position-vertical-relative:page" fillcolor="#dfdfdf" stroked="f" strokecolor="#e5e5e5">
            <w10:wrap anchorx="page" anchory="page"/>
            <w10:anchorlock/>
          </v:rect>
        </w:pict>
      </w:r>
    </w:p>
    <w:p w:rsidR="00D83B3C" w:rsidRDefault="00D83B3C" w:rsidP="00D83B3C">
      <w:pPr>
        <w:spacing w:line="480" w:lineRule="auto"/>
        <w:jc w:val="center"/>
        <w:rPr>
          <w:rFonts w:ascii="黑体" w:eastAsia="黑体"/>
          <w:sz w:val="30"/>
          <w:szCs w:val="30"/>
        </w:rPr>
      </w:pPr>
      <w:r>
        <w:rPr>
          <w:rFonts w:ascii="宋体" w:hAnsi="宋体" w:hint="eastAsia"/>
          <w:b/>
          <w:sz w:val="44"/>
          <w:szCs w:val="44"/>
        </w:rPr>
        <w:t>需求规格说明书</w:t>
      </w:r>
      <w:r>
        <w:rPr>
          <w:rFonts w:ascii="黑体" w:eastAsia="黑体" w:hint="eastAsia"/>
          <w:sz w:val="30"/>
          <w:szCs w:val="30"/>
        </w:rPr>
        <w:t xml:space="preserve">           </w:t>
      </w:r>
      <w:r>
        <w:rPr>
          <w:rFonts w:ascii="宋体" w:hAnsi="宋体" w:hint="eastAsia"/>
          <w:b/>
          <w:sz w:val="44"/>
          <w:szCs w:val="44"/>
        </w:rPr>
        <w:t xml:space="preserve">           </w:t>
      </w:r>
    </w:p>
    <w:p w:rsidR="00D83B3C" w:rsidRDefault="00D83B3C" w:rsidP="00D83B3C">
      <w:pPr>
        <w:spacing w:line="480" w:lineRule="auto"/>
        <w:jc w:val="center"/>
        <w:rPr>
          <w:rFonts w:ascii="宋体" w:hAnsi="宋体"/>
          <w:b/>
          <w:i/>
        </w:rPr>
      </w:pPr>
      <w:r>
        <w:rPr>
          <w:rFonts w:ascii="宋体" w:hAnsi="宋体" w:hint="eastAsia"/>
          <w:b/>
          <w:sz w:val="22"/>
        </w:rPr>
        <w:t xml:space="preserve">版本 </w:t>
      </w:r>
      <w:r>
        <w:rPr>
          <w:rFonts w:ascii="宋体" w:hAnsi="宋体"/>
          <w:b/>
        </w:rPr>
        <w:t>&lt;V</w:t>
      </w:r>
      <w:r>
        <w:rPr>
          <w:rFonts w:ascii="宋体" w:hAnsi="宋体" w:hint="eastAsia"/>
          <w:b/>
        </w:rPr>
        <w:t>1.</w:t>
      </w:r>
      <w:ins w:id="0" w:author="kshen3" w:date="2013-08-28T09:27:00Z">
        <w:r w:rsidR="002502B4">
          <w:rPr>
            <w:rFonts w:ascii="宋体" w:hAnsi="宋体" w:hint="eastAsia"/>
            <w:b/>
          </w:rPr>
          <w:t>2</w:t>
        </w:r>
      </w:ins>
      <w:del w:id="1" w:author="kshen3" w:date="2013-08-28T09:27:00Z">
        <w:r w:rsidR="00913AED" w:rsidDel="002502B4">
          <w:rPr>
            <w:rFonts w:ascii="宋体" w:hAnsi="宋体" w:hint="eastAsia"/>
            <w:b/>
          </w:rPr>
          <w:delText>1</w:delText>
        </w:r>
      </w:del>
      <w:r>
        <w:rPr>
          <w:rFonts w:ascii="宋体" w:hAnsi="宋体"/>
          <w:b/>
        </w:rPr>
        <w:t>&gt;</w:t>
      </w: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tbl>
      <w:tblPr>
        <w:tblpPr w:leftFromText="180" w:rightFromText="180" w:vertAnchor="text" w:horzAnchor="margin" w:tblpXSpec="center" w:tblpY="157"/>
        <w:tblOverlap w:val="never"/>
        <w:tblW w:w="0" w:type="auto"/>
        <w:tblLayout w:type="fixed"/>
        <w:tblLook w:val="0000"/>
      </w:tblPr>
      <w:tblGrid>
        <w:gridCol w:w="1458"/>
        <w:gridCol w:w="1623"/>
        <w:gridCol w:w="1260"/>
        <w:gridCol w:w="2517"/>
      </w:tblGrid>
      <w:tr w:rsidR="00D83B3C" w:rsidTr="00983ADE">
        <w:tc>
          <w:tcPr>
            <w:tcW w:w="1458"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拟制</w:t>
            </w:r>
          </w:p>
        </w:tc>
        <w:tc>
          <w:tcPr>
            <w:tcW w:w="1623" w:type="dxa"/>
            <w:tcBorders>
              <w:top w:val="nil"/>
              <w:left w:val="nil"/>
              <w:bottom w:val="single" w:sz="6" w:space="0" w:color="auto"/>
              <w:right w:val="nil"/>
            </w:tcBorders>
          </w:tcPr>
          <w:p w:rsidR="00D83B3C" w:rsidRDefault="00D83B3C" w:rsidP="0007059B">
            <w:pPr>
              <w:spacing w:line="360" w:lineRule="auto"/>
              <w:rPr>
                <w:spacing w:val="20"/>
                <w:sz w:val="22"/>
              </w:rPr>
            </w:pPr>
            <w:r>
              <w:rPr>
                <w:rFonts w:hint="eastAsia"/>
                <w:spacing w:val="20"/>
                <w:sz w:val="22"/>
              </w:rPr>
              <w:t>申奇男</w:t>
            </w: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nil"/>
              <w:left w:val="nil"/>
              <w:bottom w:val="single" w:sz="6" w:space="0" w:color="auto"/>
              <w:right w:val="nil"/>
            </w:tcBorders>
          </w:tcPr>
          <w:p w:rsidR="00D83B3C" w:rsidRDefault="00D83B3C" w:rsidP="00655A76">
            <w:pPr>
              <w:spacing w:line="360" w:lineRule="auto"/>
              <w:rPr>
                <w:bCs/>
                <w:spacing w:val="20"/>
                <w:sz w:val="22"/>
              </w:rPr>
            </w:pPr>
            <w:r>
              <w:rPr>
                <w:bCs/>
                <w:spacing w:val="20"/>
                <w:sz w:val="22"/>
              </w:rPr>
              <w:t>2013-0</w:t>
            </w:r>
            <w:r w:rsidR="00655A76">
              <w:rPr>
                <w:bCs/>
                <w:spacing w:val="20"/>
                <w:sz w:val="22"/>
              </w:rPr>
              <w:t>8</w:t>
            </w:r>
            <w:r>
              <w:rPr>
                <w:bCs/>
                <w:spacing w:val="20"/>
                <w:sz w:val="22"/>
              </w:rPr>
              <w:t>-</w:t>
            </w:r>
            <w:ins w:id="2" w:author="kshen3" w:date="2013-08-28T09:28:00Z">
              <w:r w:rsidR="002502B4">
                <w:rPr>
                  <w:rFonts w:hint="eastAsia"/>
                  <w:bCs/>
                  <w:spacing w:val="20"/>
                  <w:sz w:val="22"/>
                </w:rPr>
                <w:t>27</w:t>
              </w:r>
            </w:ins>
            <w:del w:id="3" w:author="kshen3" w:date="2013-08-28T09:28:00Z">
              <w:r w:rsidR="00983ADE" w:rsidDel="002502B4">
                <w:rPr>
                  <w:bCs/>
                  <w:spacing w:val="20"/>
                  <w:sz w:val="22"/>
                </w:rPr>
                <w:delText>0</w:delText>
              </w:r>
              <w:r w:rsidR="00655A76" w:rsidDel="002502B4">
                <w:rPr>
                  <w:bCs/>
                  <w:spacing w:val="20"/>
                  <w:sz w:val="22"/>
                </w:rPr>
                <w:delText>2</w:delText>
              </w:r>
            </w:del>
          </w:p>
        </w:tc>
      </w:tr>
      <w:tr w:rsidR="00D83B3C" w:rsidTr="00983ADE">
        <w:tc>
          <w:tcPr>
            <w:tcW w:w="1458" w:type="dxa"/>
            <w:tcBorders>
              <w:top w:val="nil"/>
              <w:left w:val="nil"/>
              <w:bottom w:val="nil"/>
              <w:right w:val="nil"/>
            </w:tcBorders>
          </w:tcPr>
          <w:p w:rsidR="00D83B3C" w:rsidRDefault="00D83B3C" w:rsidP="0007059B">
            <w:pPr>
              <w:spacing w:line="360" w:lineRule="auto"/>
              <w:jc w:val="center"/>
              <w:rPr>
                <w:b/>
                <w:spacing w:val="20"/>
                <w:sz w:val="22"/>
              </w:rPr>
            </w:pPr>
            <w:r>
              <w:rPr>
                <w:rFonts w:hint="eastAsia"/>
                <w:b/>
                <w:spacing w:val="20"/>
                <w:sz w:val="22"/>
              </w:rPr>
              <w:t>审核</w:t>
            </w:r>
          </w:p>
        </w:tc>
        <w:tc>
          <w:tcPr>
            <w:tcW w:w="1623" w:type="dxa"/>
            <w:tcBorders>
              <w:top w:val="single" w:sz="6" w:space="0" w:color="auto"/>
              <w:left w:val="nil"/>
              <w:bottom w:val="single" w:sz="6" w:space="0" w:color="auto"/>
              <w:right w:val="nil"/>
            </w:tcBorders>
          </w:tcPr>
          <w:p w:rsidR="00D83B3C" w:rsidRDefault="00D83B3C" w:rsidP="0007059B">
            <w:pPr>
              <w:spacing w:line="360" w:lineRule="auto"/>
              <w:rPr>
                <w:spacing w:val="20"/>
                <w:sz w:val="22"/>
              </w:rPr>
            </w:pP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single" w:sz="6" w:space="0" w:color="auto"/>
              <w:left w:val="nil"/>
              <w:bottom w:val="single" w:sz="6" w:space="0" w:color="auto"/>
              <w:right w:val="nil"/>
            </w:tcBorders>
          </w:tcPr>
          <w:p w:rsidR="00D83B3C" w:rsidRDefault="00D83B3C" w:rsidP="0007059B">
            <w:pPr>
              <w:spacing w:line="360" w:lineRule="auto"/>
              <w:rPr>
                <w:bCs/>
                <w:spacing w:val="20"/>
                <w:sz w:val="22"/>
              </w:rPr>
            </w:pPr>
          </w:p>
        </w:tc>
      </w:tr>
      <w:tr w:rsidR="00D83B3C" w:rsidTr="00983ADE">
        <w:tc>
          <w:tcPr>
            <w:tcW w:w="1458"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批准</w:t>
            </w:r>
          </w:p>
        </w:tc>
        <w:tc>
          <w:tcPr>
            <w:tcW w:w="1623" w:type="dxa"/>
            <w:tcBorders>
              <w:top w:val="single" w:sz="6" w:space="0" w:color="auto"/>
              <w:left w:val="nil"/>
              <w:bottom w:val="single" w:sz="6" w:space="0" w:color="auto"/>
              <w:right w:val="nil"/>
            </w:tcBorders>
          </w:tcPr>
          <w:p w:rsidR="00D83B3C" w:rsidRDefault="00D83B3C" w:rsidP="0007059B">
            <w:pPr>
              <w:spacing w:line="360" w:lineRule="auto"/>
              <w:rPr>
                <w:spacing w:val="20"/>
                <w:sz w:val="22"/>
              </w:rPr>
            </w:pP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single" w:sz="6" w:space="0" w:color="auto"/>
              <w:left w:val="nil"/>
              <w:bottom w:val="single" w:sz="6" w:space="0" w:color="auto"/>
              <w:right w:val="nil"/>
            </w:tcBorders>
          </w:tcPr>
          <w:p w:rsidR="00D83B3C" w:rsidRDefault="00D83B3C" w:rsidP="0007059B">
            <w:pPr>
              <w:spacing w:line="360" w:lineRule="auto"/>
              <w:rPr>
                <w:bCs/>
                <w:spacing w:val="20"/>
                <w:sz w:val="22"/>
              </w:rPr>
            </w:pPr>
          </w:p>
        </w:tc>
      </w:tr>
    </w:tbl>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rsidP="00D83B3C">
      <w:pPr>
        <w:tabs>
          <w:tab w:val="left" w:pos="3525"/>
          <w:tab w:val="center" w:pos="4412"/>
        </w:tabs>
        <w:jc w:val="center"/>
        <w:rPr>
          <w:rFonts w:ascii="黑体" w:eastAsia="黑体"/>
          <w:b/>
          <w:sz w:val="30"/>
          <w:szCs w:val="30"/>
        </w:rPr>
      </w:pPr>
      <w:r>
        <w:rPr>
          <w:rFonts w:ascii="黑体" w:eastAsia="黑体" w:hint="eastAsia"/>
          <w:b/>
          <w:sz w:val="30"/>
          <w:szCs w:val="30"/>
        </w:rPr>
        <w:t>声    明</w:t>
      </w:r>
    </w:p>
    <w:p w:rsidR="00D83B3C" w:rsidRDefault="00D83B3C" w:rsidP="00D83B3C">
      <w:pPr>
        <w:rPr>
          <w:rFonts w:ascii="宋体" w:hAnsi="宋体"/>
          <w:szCs w:val="21"/>
        </w:rPr>
      </w:pPr>
    </w:p>
    <w:p w:rsidR="00D83B3C" w:rsidRDefault="00D83B3C" w:rsidP="00D83B3C">
      <w:pPr>
        <w:spacing w:line="360" w:lineRule="auto"/>
        <w:jc w:val="center"/>
        <w:rPr>
          <w:szCs w:val="21"/>
        </w:rPr>
      </w:pPr>
      <w:r>
        <w:rPr>
          <w:rFonts w:hint="eastAsia"/>
          <w:szCs w:val="21"/>
        </w:rPr>
        <w:t>本文件所有权和解释权归所有，未经书面许可，不得复制或向第三方公开。</w:t>
      </w:r>
    </w:p>
    <w:p w:rsidR="00D83B3C" w:rsidRDefault="00D83B3C" w:rsidP="00D83B3C">
      <w:pPr>
        <w:spacing w:line="360" w:lineRule="auto"/>
        <w:jc w:val="center"/>
        <w:rPr>
          <w:szCs w:val="21"/>
        </w:rPr>
      </w:pPr>
    </w:p>
    <w:p w:rsidR="00D83B3C" w:rsidRDefault="00D83B3C" w:rsidP="00D83B3C">
      <w:pPr>
        <w:spacing w:line="360" w:lineRule="auto"/>
        <w:jc w:val="center"/>
        <w:rPr>
          <w:szCs w:val="21"/>
        </w:rPr>
      </w:pPr>
    </w:p>
    <w:p w:rsidR="00D83B3C" w:rsidRDefault="00D83B3C" w:rsidP="00D83B3C">
      <w:pPr>
        <w:spacing w:line="360" w:lineRule="auto"/>
        <w:jc w:val="center"/>
        <w:rPr>
          <w:szCs w:val="21"/>
        </w:rPr>
      </w:pPr>
    </w:p>
    <w:p w:rsidR="00D83B3C" w:rsidRDefault="00D83B3C" w:rsidP="00D83B3C">
      <w:pPr>
        <w:rPr>
          <w:rFonts w:ascii="宋体" w:hAnsi="宋体"/>
          <w:szCs w:val="21"/>
        </w:rPr>
      </w:pPr>
    </w:p>
    <w:p w:rsidR="00D83B3C" w:rsidRDefault="00D83B3C" w:rsidP="00D83B3C">
      <w:pPr>
        <w:jc w:val="center"/>
        <w:rPr>
          <w:rFonts w:ascii="黑体" w:eastAsia="黑体"/>
          <w:b/>
          <w:bCs/>
          <w:sz w:val="30"/>
          <w:szCs w:val="30"/>
        </w:rPr>
      </w:pPr>
      <w:r>
        <w:rPr>
          <w:rFonts w:ascii="黑体" w:eastAsia="黑体" w:hint="eastAsia"/>
          <w:b/>
          <w:bCs/>
          <w:sz w:val="30"/>
          <w:szCs w:val="30"/>
        </w:rPr>
        <w:t>修订历史记录</w:t>
      </w:r>
    </w:p>
    <w:p w:rsidR="00D83B3C" w:rsidRDefault="00D83B3C" w:rsidP="00D83B3C">
      <w:pPr>
        <w:jc w:val="center"/>
        <w:rPr>
          <w:b/>
          <w:bCs/>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5"/>
        <w:gridCol w:w="1235"/>
        <w:gridCol w:w="1235"/>
        <w:gridCol w:w="1800"/>
        <w:gridCol w:w="3017"/>
      </w:tblGrid>
      <w:tr w:rsidR="00D83B3C" w:rsidTr="0007059B">
        <w:trPr>
          <w:trHeight w:val="452"/>
          <w:jc w:val="center"/>
        </w:trPr>
        <w:tc>
          <w:tcPr>
            <w:tcW w:w="1235" w:type="dxa"/>
            <w:shd w:val="clear" w:color="auto" w:fill="C0C0C0"/>
            <w:vAlign w:val="center"/>
          </w:tcPr>
          <w:p w:rsidR="00D83B3C" w:rsidRDefault="00D83B3C" w:rsidP="0007059B">
            <w:pPr>
              <w:jc w:val="center"/>
              <w:rPr>
                <w:b/>
                <w:bCs/>
              </w:rPr>
            </w:pPr>
            <w:r>
              <w:rPr>
                <w:rFonts w:hint="eastAsia"/>
                <w:b/>
                <w:bCs/>
              </w:rPr>
              <w:t>版本</w:t>
            </w:r>
          </w:p>
        </w:tc>
        <w:tc>
          <w:tcPr>
            <w:tcW w:w="1235"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日期</w:t>
            </w:r>
          </w:p>
        </w:tc>
        <w:tc>
          <w:tcPr>
            <w:tcW w:w="1235"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AMD</w:t>
            </w:r>
          </w:p>
        </w:tc>
        <w:tc>
          <w:tcPr>
            <w:tcW w:w="1800"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修订者</w:t>
            </w:r>
          </w:p>
        </w:tc>
        <w:tc>
          <w:tcPr>
            <w:tcW w:w="3017"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说明</w:t>
            </w:r>
          </w:p>
        </w:tc>
      </w:tr>
      <w:tr w:rsidR="00D83B3C" w:rsidTr="0007059B">
        <w:trPr>
          <w:trHeight w:val="459"/>
          <w:jc w:val="center"/>
        </w:trPr>
        <w:tc>
          <w:tcPr>
            <w:tcW w:w="1235" w:type="dxa"/>
            <w:vAlign w:val="center"/>
          </w:tcPr>
          <w:p w:rsidR="00D83B3C" w:rsidRDefault="00D83B3C" w:rsidP="0007059B">
            <w:pPr>
              <w:pStyle w:val="Figure"/>
              <w:tabs>
                <w:tab w:val="clear" w:pos="8640"/>
              </w:tabs>
              <w:spacing w:before="0" w:after="0" w:line="240" w:lineRule="auto"/>
              <w:rPr>
                <w:kern w:val="2"/>
                <w:szCs w:val="24"/>
              </w:rPr>
            </w:pPr>
            <w:r>
              <w:rPr>
                <w:kern w:val="2"/>
                <w:szCs w:val="24"/>
              </w:rPr>
              <w:t>V</w:t>
            </w:r>
            <w:r>
              <w:rPr>
                <w:rFonts w:hint="eastAsia"/>
                <w:kern w:val="2"/>
                <w:szCs w:val="24"/>
              </w:rPr>
              <w:t>0.1</w:t>
            </w:r>
          </w:p>
        </w:tc>
        <w:tc>
          <w:tcPr>
            <w:tcW w:w="1235" w:type="dxa"/>
            <w:vAlign w:val="center"/>
          </w:tcPr>
          <w:p w:rsidR="00D83B3C" w:rsidRDefault="00D83B3C" w:rsidP="00655A76">
            <w:pPr>
              <w:jc w:val="center"/>
            </w:pPr>
            <w:r>
              <w:rPr>
                <w:rFonts w:hint="eastAsia"/>
              </w:rPr>
              <w:t>2013-</w:t>
            </w:r>
            <w:r w:rsidR="00983ADE">
              <w:t>0</w:t>
            </w:r>
            <w:r w:rsidR="00655A76">
              <w:t>8</w:t>
            </w:r>
            <w:r>
              <w:rPr>
                <w:rFonts w:hint="eastAsia"/>
              </w:rPr>
              <w:t>-</w:t>
            </w:r>
            <w:r w:rsidR="00983ADE">
              <w:t>0</w:t>
            </w:r>
            <w:r w:rsidR="00655A76">
              <w:t>2</w:t>
            </w:r>
          </w:p>
        </w:tc>
        <w:tc>
          <w:tcPr>
            <w:tcW w:w="1235" w:type="dxa"/>
            <w:vAlign w:val="center"/>
          </w:tcPr>
          <w:p w:rsidR="00D83B3C" w:rsidRDefault="00D83B3C" w:rsidP="0007059B">
            <w:pPr>
              <w:jc w:val="center"/>
            </w:pPr>
            <w:r>
              <w:rPr>
                <w:rFonts w:hint="eastAsia"/>
              </w:rPr>
              <w:t>A</w:t>
            </w:r>
          </w:p>
        </w:tc>
        <w:tc>
          <w:tcPr>
            <w:tcW w:w="1800" w:type="dxa"/>
            <w:vAlign w:val="center"/>
          </w:tcPr>
          <w:p w:rsidR="00D83B3C" w:rsidRDefault="00D83B3C" w:rsidP="0007059B">
            <w:r>
              <w:rPr>
                <w:rFonts w:hint="eastAsia"/>
              </w:rPr>
              <w:t>申奇男</w:t>
            </w:r>
          </w:p>
        </w:tc>
        <w:tc>
          <w:tcPr>
            <w:tcW w:w="3017" w:type="dxa"/>
            <w:vAlign w:val="center"/>
          </w:tcPr>
          <w:p w:rsidR="00D83B3C" w:rsidRDefault="00D83B3C" w:rsidP="0007059B">
            <w:r>
              <w:rPr>
                <w:rFonts w:hint="eastAsia"/>
              </w:rPr>
              <w:t>在标书和需求调研基础上编制</w:t>
            </w:r>
            <w:r>
              <w:rPr>
                <w:rFonts w:hint="eastAsia"/>
              </w:rPr>
              <w:t>.</w:t>
            </w:r>
          </w:p>
        </w:tc>
      </w:tr>
      <w:tr w:rsidR="00D83B3C" w:rsidTr="0007059B">
        <w:trPr>
          <w:trHeight w:val="459"/>
          <w:jc w:val="center"/>
        </w:trPr>
        <w:tc>
          <w:tcPr>
            <w:tcW w:w="1235" w:type="dxa"/>
            <w:vAlign w:val="center"/>
          </w:tcPr>
          <w:p w:rsidR="00D83B3C" w:rsidRDefault="00D806DC" w:rsidP="0007059B">
            <w:pPr>
              <w:jc w:val="center"/>
            </w:pPr>
            <w:r>
              <w:rPr>
                <w:rFonts w:hint="eastAsia"/>
              </w:rPr>
              <w:t>V1.1</w:t>
            </w:r>
          </w:p>
        </w:tc>
        <w:tc>
          <w:tcPr>
            <w:tcW w:w="1235" w:type="dxa"/>
            <w:vAlign w:val="center"/>
          </w:tcPr>
          <w:p w:rsidR="00D83B3C" w:rsidRDefault="00D806DC" w:rsidP="0007059B">
            <w:pPr>
              <w:jc w:val="center"/>
            </w:pPr>
            <w:r>
              <w:rPr>
                <w:rFonts w:hint="eastAsia"/>
              </w:rPr>
              <w:t>2013-08-07</w:t>
            </w:r>
          </w:p>
        </w:tc>
        <w:tc>
          <w:tcPr>
            <w:tcW w:w="1235" w:type="dxa"/>
            <w:vAlign w:val="center"/>
          </w:tcPr>
          <w:p w:rsidR="00D83B3C" w:rsidRDefault="00D806DC" w:rsidP="0007059B">
            <w:pPr>
              <w:jc w:val="center"/>
            </w:pPr>
            <w:r>
              <w:rPr>
                <w:rFonts w:hint="eastAsia"/>
              </w:rPr>
              <w:t>M</w:t>
            </w:r>
          </w:p>
        </w:tc>
        <w:tc>
          <w:tcPr>
            <w:tcW w:w="1800" w:type="dxa"/>
            <w:vAlign w:val="center"/>
          </w:tcPr>
          <w:p w:rsidR="00D83B3C" w:rsidRDefault="00D806DC" w:rsidP="0007059B">
            <w:r>
              <w:rPr>
                <w:rFonts w:hint="eastAsia"/>
              </w:rPr>
              <w:t>申奇男</w:t>
            </w:r>
          </w:p>
        </w:tc>
        <w:tc>
          <w:tcPr>
            <w:tcW w:w="3017" w:type="dxa"/>
            <w:vAlign w:val="center"/>
          </w:tcPr>
          <w:p w:rsidR="002E4661" w:rsidRDefault="00D806DC" w:rsidP="002E4661">
            <w:pPr>
              <w:pStyle w:val="ListParagraph"/>
              <w:numPr>
                <w:ilvl w:val="0"/>
                <w:numId w:val="49"/>
              </w:numPr>
              <w:ind w:firstLineChars="0"/>
            </w:pPr>
            <w:r>
              <w:rPr>
                <w:rFonts w:hint="eastAsia"/>
              </w:rPr>
              <w:t>增加</w:t>
            </w:r>
            <w:proofErr w:type="gramStart"/>
            <w:r>
              <w:t>’</w:t>
            </w:r>
            <w:proofErr w:type="gramEnd"/>
            <w:r>
              <w:rPr>
                <w:rFonts w:hint="eastAsia"/>
              </w:rPr>
              <w:t>留言和调查</w:t>
            </w:r>
            <w:proofErr w:type="gramStart"/>
            <w:r>
              <w:t>’</w:t>
            </w:r>
            <w:proofErr w:type="gramEnd"/>
            <w:r>
              <w:rPr>
                <w:rFonts w:hint="eastAsia"/>
              </w:rPr>
              <w:t>模块</w:t>
            </w:r>
            <w:r>
              <w:rPr>
                <w:rFonts w:hint="eastAsia"/>
              </w:rPr>
              <w:t>;</w:t>
            </w:r>
          </w:p>
          <w:p w:rsidR="002E4661" w:rsidRDefault="00D806DC" w:rsidP="002E4661">
            <w:pPr>
              <w:pStyle w:val="ListParagraph"/>
              <w:numPr>
                <w:ilvl w:val="0"/>
                <w:numId w:val="49"/>
              </w:numPr>
              <w:ind w:firstLineChars="0"/>
            </w:pPr>
            <w:r>
              <w:rPr>
                <w:rFonts w:hint="eastAsia"/>
              </w:rPr>
              <w:t>调整后台管理模块名称</w:t>
            </w:r>
            <w:r>
              <w:rPr>
                <w:rFonts w:hint="eastAsia"/>
              </w:rPr>
              <w:t>;</w:t>
            </w:r>
          </w:p>
          <w:p w:rsidR="002E4661" w:rsidRDefault="00D806DC" w:rsidP="002E4661">
            <w:pPr>
              <w:pStyle w:val="ListParagraph"/>
              <w:numPr>
                <w:ilvl w:val="0"/>
                <w:numId w:val="49"/>
              </w:numPr>
              <w:ind w:firstLineChars="0"/>
            </w:pPr>
            <w:r>
              <w:rPr>
                <w:rFonts w:hint="eastAsia"/>
              </w:rPr>
              <w:t>细化</w:t>
            </w:r>
            <w:r w:rsidR="00DD1546">
              <w:rPr>
                <w:rFonts w:hint="eastAsia"/>
              </w:rPr>
              <w:t>5.3</w:t>
            </w:r>
            <w:r w:rsidR="00DD1546">
              <w:rPr>
                <w:rFonts w:hint="eastAsia"/>
              </w:rPr>
              <w:t>的</w:t>
            </w:r>
            <w:r>
              <w:rPr>
                <w:rFonts w:hint="eastAsia"/>
              </w:rPr>
              <w:t>需求</w:t>
            </w:r>
            <w:r>
              <w:rPr>
                <w:rFonts w:hint="eastAsia"/>
              </w:rPr>
              <w:t>;</w:t>
            </w:r>
          </w:p>
          <w:p w:rsidR="002E4661" w:rsidRDefault="00D806DC" w:rsidP="002E4661">
            <w:pPr>
              <w:pStyle w:val="ListParagraph"/>
              <w:numPr>
                <w:ilvl w:val="0"/>
                <w:numId w:val="49"/>
              </w:numPr>
              <w:ind w:firstLineChars="0"/>
            </w:pPr>
            <w:r>
              <w:rPr>
                <w:rFonts w:hint="eastAsia"/>
              </w:rPr>
              <w:t>非功能性需求增加组件式开发和</w:t>
            </w:r>
            <w:proofErr w:type="gramStart"/>
            <w:r w:rsidR="000F4183">
              <w:rPr>
                <w:rFonts w:hint="eastAsia"/>
              </w:rPr>
              <w:t>可</w:t>
            </w:r>
            <w:proofErr w:type="gramEnd"/>
            <w:r>
              <w:rPr>
                <w:rFonts w:hint="eastAsia"/>
              </w:rPr>
              <w:t>分布式部署说明</w:t>
            </w:r>
            <w:r>
              <w:rPr>
                <w:rFonts w:hint="eastAsia"/>
              </w:rPr>
              <w:t>;</w:t>
            </w:r>
          </w:p>
        </w:tc>
      </w:tr>
      <w:tr w:rsidR="00D83B3C" w:rsidTr="0007059B">
        <w:trPr>
          <w:trHeight w:val="459"/>
          <w:jc w:val="center"/>
        </w:trPr>
        <w:tc>
          <w:tcPr>
            <w:tcW w:w="1235" w:type="dxa"/>
            <w:vAlign w:val="center"/>
          </w:tcPr>
          <w:p w:rsidR="00D83B3C" w:rsidRDefault="002502B4" w:rsidP="0007059B">
            <w:pPr>
              <w:jc w:val="center"/>
            </w:pPr>
            <w:ins w:id="4" w:author="kshen3" w:date="2013-08-28T09:28:00Z">
              <w:r>
                <w:rPr>
                  <w:rFonts w:hint="eastAsia"/>
                </w:rPr>
                <w:t>V1.2</w:t>
              </w:r>
            </w:ins>
          </w:p>
        </w:tc>
        <w:tc>
          <w:tcPr>
            <w:tcW w:w="1235" w:type="dxa"/>
            <w:vAlign w:val="center"/>
          </w:tcPr>
          <w:p w:rsidR="00D83B3C" w:rsidRDefault="002502B4" w:rsidP="0007059B">
            <w:pPr>
              <w:jc w:val="center"/>
            </w:pPr>
            <w:ins w:id="5" w:author="kshen3" w:date="2013-08-28T09:28:00Z">
              <w:r>
                <w:rPr>
                  <w:rFonts w:hint="eastAsia"/>
                </w:rPr>
                <w:t>2013-08-27</w:t>
              </w:r>
            </w:ins>
          </w:p>
        </w:tc>
        <w:tc>
          <w:tcPr>
            <w:tcW w:w="1235" w:type="dxa"/>
            <w:vAlign w:val="center"/>
          </w:tcPr>
          <w:p w:rsidR="00D83B3C" w:rsidRDefault="002502B4" w:rsidP="0007059B">
            <w:pPr>
              <w:jc w:val="center"/>
            </w:pPr>
            <w:ins w:id="6" w:author="kshen3" w:date="2013-08-28T09:28:00Z">
              <w:r>
                <w:rPr>
                  <w:rFonts w:hint="eastAsia"/>
                </w:rPr>
                <w:t>M</w:t>
              </w:r>
            </w:ins>
          </w:p>
        </w:tc>
        <w:tc>
          <w:tcPr>
            <w:tcW w:w="1800" w:type="dxa"/>
            <w:vAlign w:val="center"/>
          </w:tcPr>
          <w:p w:rsidR="00D83B3C" w:rsidRDefault="002502B4" w:rsidP="0007059B">
            <w:pPr>
              <w:rPr>
                <w:rFonts w:hint="eastAsia"/>
              </w:rPr>
            </w:pPr>
            <w:ins w:id="7" w:author="kshen3" w:date="2013-08-28T09:28:00Z">
              <w:r>
                <w:rPr>
                  <w:rFonts w:hint="eastAsia"/>
                </w:rPr>
                <w:t>申奇男</w:t>
              </w:r>
            </w:ins>
          </w:p>
        </w:tc>
        <w:tc>
          <w:tcPr>
            <w:tcW w:w="3017" w:type="dxa"/>
            <w:vAlign w:val="center"/>
          </w:tcPr>
          <w:p w:rsidR="00D83B3C" w:rsidRDefault="002502B4" w:rsidP="002502B4">
            <w:pPr>
              <w:pStyle w:val="ListParagraph"/>
              <w:numPr>
                <w:ilvl w:val="0"/>
                <w:numId w:val="53"/>
              </w:numPr>
              <w:ind w:firstLineChars="0"/>
              <w:rPr>
                <w:ins w:id="8" w:author="kshen3" w:date="2013-08-28T09:33:00Z"/>
                <w:rFonts w:hint="eastAsia"/>
              </w:rPr>
              <w:pPrChange w:id="9" w:author="kshen3" w:date="2013-08-28T09:33:00Z">
                <w:pPr/>
              </w:pPrChange>
            </w:pPr>
            <w:ins w:id="10" w:author="kshen3" w:date="2013-08-28T09:33:00Z">
              <w:r w:rsidRPr="002502B4">
                <w:rPr>
                  <w:rFonts w:hint="eastAsia"/>
                </w:rPr>
                <w:t>结合报表管理，加强服务过程评估功能</w:t>
              </w:r>
              <w:r>
                <w:rPr>
                  <w:rFonts w:hint="eastAsia"/>
                </w:rPr>
                <w:t>;</w:t>
              </w:r>
            </w:ins>
          </w:p>
          <w:p w:rsidR="002502B4" w:rsidRDefault="002502B4" w:rsidP="002502B4">
            <w:pPr>
              <w:pStyle w:val="ListParagraph"/>
              <w:numPr>
                <w:ilvl w:val="0"/>
                <w:numId w:val="53"/>
              </w:numPr>
              <w:ind w:firstLineChars="0"/>
              <w:pPrChange w:id="11" w:author="kshen3" w:date="2013-08-28T09:33:00Z">
                <w:pPr/>
              </w:pPrChange>
            </w:pPr>
            <w:ins w:id="12" w:author="kshen3" w:date="2013-08-28T09:33:00Z">
              <w:r>
                <w:rPr>
                  <w:rFonts w:hint="eastAsia"/>
                </w:rPr>
                <w:t>报表细化</w:t>
              </w:r>
              <w:r>
                <w:rPr>
                  <w:rFonts w:hint="eastAsia"/>
                </w:rPr>
                <w:t>;</w:t>
              </w:r>
            </w:ins>
          </w:p>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bl>
    <w:p w:rsidR="00D83B3C" w:rsidRDefault="00D83B3C" w:rsidP="00D83B3C">
      <w:pPr>
        <w:ind w:firstLine="720"/>
      </w:pPr>
      <w:r>
        <w:rPr>
          <w:rFonts w:hint="eastAsia"/>
        </w:rPr>
        <w:t>（</w:t>
      </w:r>
      <w:r>
        <w:rPr>
          <w:rFonts w:hint="eastAsia"/>
        </w:rPr>
        <w:t>A-</w:t>
      </w:r>
      <w:r>
        <w:rPr>
          <w:rFonts w:hint="eastAsia"/>
        </w:rPr>
        <w:t>添加，</w:t>
      </w:r>
      <w:r>
        <w:rPr>
          <w:rFonts w:hint="eastAsia"/>
        </w:rPr>
        <w:t>M-</w:t>
      </w:r>
      <w:r>
        <w:rPr>
          <w:rFonts w:hint="eastAsia"/>
        </w:rPr>
        <w:t>修改，</w:t>
      </w:r>
      <w:r>
        <w:rPr>
          <w:rFonts w:hint="eastAsia"/>
        </w:rPr>
        <w:t>D-</w:t>
      </w:r>
      <w:r>
        <w:rPr>
          <w:rFonts w:hint="eastAsia"/>
        </w:rPr>
        <w:t>删除）</w:t>
      </w:r>
    </w:p>
    <w:p w:rsidR="00D83B3C" w:rsidRDefault="00D83B3C" w:rsidP="00D83B3C">
      <w:pPr>
        <w:pStyle w:val="Table"/>
        <w:spacing w:before="0" w:after="0"/>
        <w:rPr>
          <w:lang w:eastAsia="zh-CN"/>
        </w:rPr>
      </w:pPr>
    </w:p>
    <w:p w:rsidR="00D83B3C" w:rsidRDefault="00D83B3C" w:rsidP="00D83B3C">
      <w:pPr>
        <w:widowControl/>
        <w:jc w:val="left"/>
        <w:rPr>
          <w:rFonts w:ascii="宋体" w:hAnsi="宋体"/>
          <w:b/>
          <w:sz w:val="30"/>
          <w:szCs w:val="30"/>
        </w:rPr>
      </w:pPr>
      <w:bookmarkStart w:id="13" w:name="_Toc417652949"/>
      <w:bookmarkStart w:id="14" w:name="hp_ProprietaryNotice"/>
      <w:bookmarkStart w:id="15" w:name="_Toc420132174"/>
      <w:bookmarkStart w:id="16" w:name="_Toc420304750"/>
      <w:bookmarkStart w:id="17" w:name="_Toc420306692"/>
      <w:bookmarkStart w:id="18" w:name="_Toc420306707"/>
      <w:bookmarkStart w:id="19" w:name="_Toc420306722"/>
      <w:bookmarkStart w:id="20" w:name="_Toc420313161"/>
      <w:bookmarkStart w:id="21" w:name="_Toc464655758"/>
      <w:r>
        <w:br w:type="page"/>
      </w:r>
      <w:bookmarkEnd w:id="13"/>
      <w:bookmarkEnd w:id="14"/>
      <w:bookmarkEnd w:id="15"/>
      <w:bookmarkEnd w:id="16"/>
      <w:bookmarkEnd w:id="17"/>
      <w:bookmarkEnd w:id="18"/>
      <w:bookmarkEnd w:id="19"/>
      <w:bookmarkEnd w:id="20"/>
      <w:bookmarkEnd w:id="21"/>
    </w:p>
    <w:p w:rsidR="002D7812" w:rsidRPr="001A4006" w:rsidRDefault="00D83B3C" w:rsidP="00096BB9">
      <w:pPr>
        <w:jc w:val="center"/>
        <w:rPr>
          <w:rFonts w:ascii="宋体" w:hAnsi="宋体"/>
          <w:b/>
          <w:sz w:val="30"/>
          <w:szCs w:val="30"/>
        </w:rPr>
      </w:pPr>
      <w:r>
        <w:rPr>
          <w:rFonts w:ascii="宋体" w:hAnsi="宋体" w:hint="eastAsia"/>
          <w:b/>
          <w:sz w:val="30"/>
          <w:szCs w:val="30"/>
        </w:rPr>
        <w:lastRenderedPageBreak/>
        <w:t>目录</w:t>
      </w:r>
    </w:p>
    <w:p w:rsidR="00D806DC" w:rsidRDefault="002E4661">
      <w:pPr>
        <w:pStyle w:val="TOC1"/>
        <w:tabs>
          <w:tab w:val="right" w:leader="dot" w:pos="8296"/>
        </w:tabs>
        <w:rPr>
          <w:noProof/>
          <w:kern w:val="0"/>
          <w:sz w:val="22"/>
        </w:rPr>
      </w:pPr>
      <w:r>
        <w:rPr>
          <w:rFonts w:ascii="宋体" w:hAnsi="宋体"/>
        </w:rPr>
        <w:fldChar w:fldCharType="begin"/>
      </w:r>
      <w:r w:rsidR="00D02AFB">
        <w:rPr>
          <w:rFonts w:ascii="宋体" w:hAnsi="宋体"/>
        </w:rPr>
        <w:instrText xml:space="preserve"> TOC \o "1-7" \h \z \u </w:instrText>
      </w:r>
      <w:r>
        <w:rPr>
          <w:rFonts w:ascii="宋体" w:hAnsi="宋体"/>
        </w:rPr>
        <w:fldChar w:fldCharType="separate"/>
      </w:r>
      <w:hyperlink w:anchor="_Toc363680082" w:history="1">
        <w:r w:rsidR="00D806DC" w:rsidRPr="0002534B">
          <w:rPr>
            <w:rStyle w:val="Hyperlink"/>
            <w:rFonts w:asciiTheme="majorEastAsia" w:eastAsiaTheme="majorEastAsia" w:hAnsiTheme="majorEastAsia" w:hint="eastAsia"/>
            <w:noProof/>
          </w:rPr>
          <w:t>一</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文档介绍</w:t>
        </w:r>
        <w:r w:rsidR="00D806DC">
          <w:rPr>
            <w:noProof/>
            <w:webHidden/>
          </w:rPr>
          <w:tab/>
        </w:r>
        <w:r>
          <w:rPr>
            <w:noProof/>
            <w:webHidden/>
          </w:rPr>
          <w:fldChar w:fldCharType="begin"/>
        </w:r>
        <w:r w:rsidR="00D806DC">
          <w:rPr>
            <w:noProof/>
            <w:webHidden/>
          </w:rPr>
          <w:instrText xml:space="preserve"> PAGEREF _Toc363680082 \h </w:instrText>
        </w:r>
        <w:r>
          <w:rPr>
            <w:noProof/>
            <w:webHidden/>
          </w:rPr>
        </w:r>
        <w:r>
          <w:rPr>
            <w:noProof/>
            <w:webHidden/>
          </w:rPr>
          <w:fldChar w:fldCharType="separate"/>
        </w:r>
        <w:r w:rsidR="00D806DC">
          <w:rPr>
            <w:noProof/>
            <w:webHidden/>
          </w:rPr>
          <w:t>5</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083" w:history="1">
        <w:r w:rsidR="00D806DC" w:rsidRPr="0002534B">
          <w:rPr>
            <w:rStyle w:val="Hyperlink"/>
            <w:noProof/>
          </w:rPr>
          <w:t>1.1.</w:t>
        </w:r>
        <w:r w:rsidR="00D806DC">
          <w:rPr>
            <w:noProof/>
            <w:kern w:val="0"/>
            <w:sz w:val="22"/>
          </w:rPr>
          <w:tab/>
        </w:r>
        <w:r w:rsidR="00D806DC" w:rsidRPr="0002534B">
          <w:rPr>
            <w:rStyle w:val="Hyperlink"/>
            <w:rFonts w:hint="eastAsia"/>
            <w:noProof/>
          </w:rPr>
          <w:t>文档目的</w:t>
        </w:r>
        <w:r w:rsidR="00D806DC">
          <w:rPr>
            <w:noProof/>
            <w:webHidden/>
          </w:rPr>
          <w:tab/>
        </w:r>
        <w:r>
          <w:rPr>
            <w:noProof/>
            <w:webHidden/>
          </w:rPr>
          <w:fldChar w:fldCharType="begin"/>
        </w:r>
        <w:r w:rsidR="00D806DC">
          <w:rPr>
            <w:noProof/>
            <w:webHidden/>
          </w:rPr>
          <w:instrText xml:space="preserve"> PAGEREF _Toc363680083 \h </w:instrText>
        </w:r>
        <w:r>
          <w:rPr>
            <w:noProof/>
            <w:webHidden/>
          </w:rPr>
        </w:r>
        <w:r>
          <w:rPr>
            <w:noProof/>
            <w:webHidden/>
          </w:rPr>
          <w:fldChar w:fldCharType="separate"/>
        </w:r>
        <w:r w:rsidR="00D806DC">
          <w:rPr>
            <w:noProof/>
            <w:webHidden/>
          </w:rPr>
          <w:t>5</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084" w:history="1">
        <w:r w:rsidR="00D806DC" w:rsidRPr="0002534B">
          <w:rPr>
            <w:rStyle w:val="Hyperlink"/>
            <w:noProof/>
          </w:rPr>
          <w:t>1.2.</w:t>
        </w:r>
        <w:r w:rsidR="00D806DC">
          <w:rPr>
            <w:noProof/>
            <w:kern w:val="0"/>
            <w:sz w:val="22"/>
          </w:rPr>
          <w:tab/>
        </w:r>
        <w:r w:rsidR="00D806DC" w:rsidRPr="0002534B">
          <w:rPr>
            <w:rStyle w:val="Hyperlink"/>
            <w:rFonts w:hint="eastAsia"/>
            <w:noProof/>
          </w:rPr>
          <w:t>文档范围</w:t>
        </w:r>
        <w:r w:rsidR="00D806DC">
          <w:rPr>
            <w:noProof/>
            <w:webHidden/>
          </w:rPr>
          <w:tab/>
        </w:r>
        <w:r>
          <w:rPr>
            <w:noProof/>
            <w:webHidden/>
          </w:rPr>
          <w:fldChar w:fldCharType="begin"/>
        </w:r>
        <w:r w:rsidR="00D806DC">
          <w:rPr>
            <w:noProof/>
            <w:webHidden/>
          </w:rPr>
          <w:instrText xml:space="preserve"> PAGEREF _Toc363680084 \h </w:instrText>
        </w:r>
        <w:r>
          <w:rPr>
            <w:noProof/>
            <w:webHidden/>
          </w:rPr>
        </w:r>
        <w:r>
          <w:rPr>
            <w:noProof/>
            <w:webHidden/>
          </w:rPr>
          <w:fldChar w:fldCharType="separate"/>
        </w:r>
        <w:r w:rsidR="00D806DC">
          <w:rPr>
            <w:noProof/>
            <w:webHidden/>
          </w:rPr>
          <w:t>5</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085" w:history="1">
        <w:r w:rsidR="00D806DC" w:rsidRPr="0002534B">
          <w:rPr>
            <w:rStyle w:val="Hyperlink"/>
            <w:noProof/>
          </w:rPr>
          <w:t>1.3.</w:t>
        </w:r>
        <w:r w:rsidR="00D806DC">
          <w:rPr>
            <w:noProof/>
            <w:kern w:val="0"/>
            <w:sz w:val="22"/>
          </w:rPr>
          <w:tab/>
        </w:r>
        <w:r w:rsidR="00D806DC" w:rsidRPr="0002534B">
          <w:rPr>
            <w:rStyle w:val="Hyperlink"/>
            <w:rFonts w:hint="eastAsia"/>
            <w:noProof/>
          </w:rPr>
          <w:t>读者对象</w:t>
        </w:r>
        <w:r w:rsidR="00D806DC">
          <w:rPr>
            <w:noProof/>
            <w:webHidden/>
          </w:rPr>
          <w:tab/>
        </w:r>
        <w:r>
          <w:rPr>
            <w:noProof/>
            <w:webHidden/>
          </w:rPr>
          <w:fldChar w:fldCharType="begin"/>
        </w:r>
        <w:r w:rsidR="00D806DC">
          <w:rPr>
            <w:noProof/>
            <w:webHidden/>
          </w:rPr>
          <w:instrText xml:space="preserve"> PAGEREF _Toc363680085 \h </w:instrText>
        </w:r>
        <w:r>
          <w:rPr>
            <w:noProof/>
            <w:webHidden/>
          </w:rPr>
        </w:r>
        <w:r>
          <w:rPr>
            <w:noProof/>
            <w:webHidden/>
          </w:rPr>
          <w:fldChar w:fldCharType="separate"/>
        </w:r>
        <w:r w:rsidR="00D806DC">
          <w:rPr>
            <w:noProof/>
            <w:webHidden/>
          </w:rPr>
          <w:t>5</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086" w:history="1">
        <w:r w:rsidR="00D806DC" w:rsidRPr="0002534B">
          <w:rPr>
            <w:rStyle w:val="Hyperlink"/>
            <w:noProof/>
          </w:rPr>
          <w:t>1.4.</w:t>
        </w:r>
        <w:r w:rsidR="00D806DC">
          <w:rPr>
            <w:noProof/>
            <w:kern w:val="0"/>
            <w:sz w:val="22"/>
          </w:rPr>
          <w:tab/>
        </w:r>
        <w:r w:rsidR="00D806DC" w:rsidRPr="0002534B">
          <w:rPr>
            <w:rStyle w:val="Hyperlink"/>
            <w:rFonts w:hint="eastAsia"/>
            <w:noProof/>
          </w:rPr>
          <w:t>参考文献</w:t>
        </w:r>
        <w:r w:rsidR="00D806DC">
          <w:rPr>
            <w:noProof/>
            <w:webHidden/>
          </w:rPr>
          <w:tab/>
        </w:r>
        <w:r>
          <w:rPr>
            <w:noProof/>
            <w:webHidden/>
          </w:rPr>
          <w:fldChar w:fldCharType="begin"/>
        </w:r>
        <w:r w:rsidR="00D806DC">
          <w:rPr>
            <w:noProof/>
            <w:webHidden/>
          </w:rPr>
          <w:instrText xml:space="preserve"> PAGEREF _Toc363680086 \h </w:instrText>
        </w:r>
        <w:r>
          <w:rPr>
            <w:noProof/>
            <w:webHidden/>
          </w:rPr>
        </w:r>
        <w:r>
          <w:rPr>
            <w:noProof/>
            <w:webHidden/>
          </w:rPr>
          <w:fldChar w:fldCharType="separate"/>
        </w:r>
        <w:r w:rsidR="00D806DC">
          <w:rPr>
            <w:noProof/>
            <w:webHidden/>
          </w:rPr>
          <w:t>5</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087" w:history="1">
        <w:r w:rsidR="00D806DC" w:rsidRPr="0002534B">
          <w:rPr>
            <w:rStyle w:val="Hyperlink"/>
            <w:noProof/>
          </w:rPr>
          <w:t>1.5.</w:t>
        </w:r>
        <w:r w:rsidR="00D806DC">
          <w:rPr>
            <w:noProof/>
            <w:kern w:val="0"/>
            <w:sz w:val="22"/>
          </w:rPr>
          <w:tab/>
        </w:r>
        <w:r w:rsidR="00D806DC" w:rsidRPr="0002534B">
          <w:rPr>
            <w:rStyle w:val="Hyperlink"/>
            <w:rFonts w:hint="eastAsia"/>
            <w:noProof/>
          </w:rPr>
          <w:t>术语与缩写解释</w:t>
        </w:r>
        <w:r w:rsidR="00D806DC">
          <w:rPr>
            <w:noProof/>
            <w:webHidden/>
          </w:rPr>
          <w:tab/>
        </w:r>
        <w:r>
          <w:rPr>
            <w:noProof/>
            <w:webHidden/>
          </w:rPr>
          <w:fldChar w:fldCharType="begin"/>
        </w:r>
        <w:r w:rsidR="00D806DC">
          <w:rPr>
            <w:noProof/>
            <w:webHidden/>
          </w:rPr>
          <w:instrText xml:space="preserve"> PAGEREF _Toc363680087 \h </w:instrText>
        </w:r>
        <w:r>
          <w:rPr>
            <w:noProof/>
            <w:webHidden/>
          </w:rPr>
        </w:r>
        <w:r>
          <w:rPr>
            <w:noProof/>
            <w:webHidden/>
          </w:rPr>
          <w:fldChar w:fldCharType="separate"/>
        </w:r>
        <w:r w:rsidR="00D806DC">
          <w:rPr>
            <w:noProof/>
            <w:webHidden/>
          </w:rPr>
          <w:t>5</w:t>
        </w:r>
        <w:r>
          <w:rPr>
            <w:noProof/>
            <w:webHidden/>
          </w:rPr>
          <w:fldChar w:fldCharType="end"/>
        </w:r>
      </w:hyperlink>
    </w:p>
    <w:p w:rsidR="00D806DC" w:rsidRDefault="002E4661">
      <w:pPr>
        <w:pStyle w:val="TOC1"/>
        <w:tabs>
          <w:tab w:val="right" w:leader="dot" w:pos="8296"/>
        </w:tabs>
        <w:rPr>
          <w:noProof/>
          <w:kern w:val="0"/>
          <w:sz w:val="22"/>
        </w:rPr>
      </w:pPr>
      <w:hyperlink w:anchor="_Toc363680088" w:history="1">
        <w:r w:rsidR="00D806DC" w:rsidRPr="0002534B">
          <w:rPr>
            <w:rStyle w:val="Hyperlink"/>
            <w:rFonts w:asciiTheme="majorEastAsia" w:eastAsiaTheme="majorEastAsia" w:hAnsiTheme="majorEastAsia" w:hint="eastAsia"/>
            <w:noProof/>
          </w:rPr>
          <w:t>二</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产品介绍</w:t>
        </w:r>
        <w:r w:rsidR="00D806DC">
          <w:rPr>
            <w:noProof/>
            <w:webHidden/>
          </w:rPr>
          <w:tab/>
        </w:r>
        <w:r>
          <w:rPr>
            <w:noProof/>
            <w:webHidden/>
          </w:rPr>
          <w:fldChar w:fldCharType="begin"/>
        </w:r>
        <w:r w:rsidR="00D806DC">
          <w:rPr>
            <w:noProof/>
            <w:webHidden/>
          </w:rPr>
          <w:instrText xml:space="preserve"> PAGEREF _Toc363680088 \h </w:instrText>
        </w:r>
        <w:r>
          <w:rPr>
            <w:noProof/>
            <w:webHidden/>
          </w:rPr>
        </w:r>
        <w:r>
          <w:rPr>
            <w:noProof/>
            <w:webHidden/>
          </w:rPr>
          <w:fldChar w:fldCharType="separate"/>
        </w:r>
        <w:r w:rsidR="00D806DC">
          <w:rPr>
            <w:noProof/>
            <w:webHidden/>
          </w:rPr>
          <w:t>6</w:t>
        </w:r>
        <w:r>
          <w:rPr>
            <w:noProof/>
            <w:webHidden/>
          </w:rPr>
          <w:fldChar w:fldCharType="end"/>
        </w:r>
      </w:hyperlink>
    </w:p>
    <w:p w:rsidR="00D806DC" w:rsidRDefault="002E4661">
      <w:pPr>
        <w:pStyle w:val="TOC1"/>
        <w:tabs>
          <w:tab w:val="right" w:leader="dot" w:pos="8296"/>
        </w:tabs>
        <w:rPr>
          <w:noProof/>
          <w:kern w:val="0"/>
          <w:sz w:val="22"/>
        </w:rPr>
      </w:pPr>
      <w:hyperlink w:anchor="_Toc363680089" w:history="1">
        <w:r w:rsidR="00D806DC" w:rsidRPr="0002534B">
          <w:rPr>
            <w:rStyle w:val="Hyperlink"/>
            <w:rFonts w:asciiTheme="majorEastAsia" w:eastAsiaTheme="majorEastAsia" w:hAnsiTheme="majorEastAsia" w:hint="eastAsia"/>
            <w:noProof/>
          </w:rPr>
          <w:t>三</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产品的用户与角色</w:t>
        </w:r>
        <w:r w:rsidR="00D806DC">
          <w:rPr>
            <w:noProof/>
            <w:webHidden/>
          </w:rPr>
          <w:tab/>
        </w:r>
        <w:r>
          <w:rPr>
            <w:noProof/>
            <w:webHidden/>
          </w:rPr>
          <w:fldChar w:fldCharType="begin"/>
        </w:r>
        <w:r w:rsidR="00D806DC">
          <w:rPr>
            <w:noProof/>
            <w:webHidden/>
          </w:rPr>
          <w:instrText xml:space="preserve"> PAGEREF _Toc363680089 \h </w:instrText>
        </w:r>
        <w:r>
          <w:rPr>
            <w:noProof/>
            <w:webHidden/>
          </w:rPr>
        </w:r>
        <w:r>
          <w:rPr>
            <w:noProof/>
            <w:webHidden/>
          </w:rPr>
          <w:fldChar w:fldCharType="separate"/>
        </w:r>
        <w:r w:rsidR="00D806DC">
          <w:rPr>
            <w:noProof/>
            <w:webHidden/>
          </w:rPr>
          <w:t>6</w:t>
        </w:r>
        <w:r>
          <w:rPr>
            <w:noProof/>
            <w:webHidden/>
          </w:rPr>
          <w:fldChar w:fldCharType="end"/>
        </w:r>
      </w:hyperlink>
    </w:p>
    <w:p w:rsidR="00D806DC" w:rsidRDefault="002E4661">
      <w:pPr>
        <w:pStyle w:val="TOC1"/>
        <w:tabs>
          <w:tab w:val="right" w:leader="dot" w:pos="8296"/>
        </w:tabs>
        <w:rPr>
          <w:noProof/>
          <w:kern w:val="0"/>
          <w:sz w:val="22"/>
        </w:rPr>
      </w:pPr>
      <w:hyperlink w:anchor="_Toc363680090" w:history="1">
        <w:r w:rsidR="00D806DC" w:rsidRPr="0002534B">
          <w:rPr>
            <w:rStyle w:val="Hyperlink"/>
            <w:rFonts w:asciiTheme="majorEastAsia" w:eastAsiaTheme="majorEastAsia" w:hAnsiTheme="majorEastAsia" w:hint="eastAsia"/>
            <w:noProof/>
          </w:rPr>
          <w:t>四</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产品范围</w:t>
        </w:r>
        <w:r w:rsidR="00D806DC">
          <w:rPr>
            <w:noProof/>
            <w:webHidden/>
          </w:rPr>
          <w:tab/>
        </w:r>
        <w:r>
          <w:rPr>
            <w:noProof/>
            <w:webHidden/>
          </w:rPr>
          <w:fldChar w:fldCharType="begin"/>
        </w:r>
        <w:r w:rsidR="00D806DC">
          <w:rPr>
            <w:noProof/>
            <w:webHidden/>
          </w:rPr>
          <w:instrText xml:space="preserve"> PAGEREF _Toc363680090 \h </w:instrText>
        </w:r>
        <w:r>
          <w:rPr>
            <w:noProof/>
            <w:webHidden/>
          </w:rPr>
        </w:r>
        <w:r>
          <w:rPr>
            <w:noProof/>
            <w:webHidden/>
          </w:rPr>
          <w:fldChar w:fldCharType="separate"/>
        </w:r>
        <w:r w:rsidR="00D806DC">
          <w:rPr>
            <w:noProof/>
            <w:webHidden/>
          </w:rPr>
          <w:t>7</w:t>
        </w:r>
        <w:r>
          <w:rPr>
            <w:noProof/>
            <w:webHidden/>
          </w:rPr>
          <w:fldChar w:fldCharType="end"/>
        </w:r>
      </w:hyperlink>
    </w:p>
    <w:p w:rsidR="00D806DC" w:rsidRDefault="002E4661">
      <w:pPr>
        <w:pStyle w:val="TOC1"/>
        <w:tabs>
          <w:tab w:val="right" w:leader="dot" w:pos="8296"/>
        </w:tabs>
        <w:rPr>
          <w:noProof/>
          <w:kern w:val="0"/>
          <w:sz w:val="22"/>
        </w:rPr>
      </w:pPr>
      <w:hyperlink w:anchor="_Toc363680091" w:history="1">
        <w:r w:rsidR="00D806DC" w:rsidRPr="0002534B">
          <w:rPr>
            <w:rStyle w:val="Hyperlink"/>
            <w:rFonts w:asciiTheme="majorEastAsia" w:eastAsiaTheme="majorEastAsia" w:hAnsiTheme="majorEastAsia" w:hint="eastAsia"/>
            <w:noProof/>
          </w:rPr>
          <w:t>五</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产品的功能性需求</w:t>
        </w:r>
        <w:r w:rsidR="00D806DC">
          <w:rPr>
            <w:noProof/>
            <w:webHidden/>
          </w:rPr>
          <w:tab/>
        </w:r>
        <w:r>
          <w:rPr>
            <w:noProof/>
            <w:webHidden/>
          </w:rPr>
          <w:fldChar w:fldCharType="begin"/>
        </w:r>
        <w:r w:rsidR="00D806DC">
          <w:rPr>
            <w:noProof/>
            <w:webHidden/>
          </w:rPr>
          <w:instrText xml:space="preserve"> PAGEREF _Toc363680091 \h </w:instrText>
        </w:r>
        <w:r>
          <w:rPr>
            <w:noProof/>
            <w:webHidden/>
          </w:rPr>
        </w:r>
        <w:r>
          <w:rPr>
            <w:noProof/>
            <w:webHidden/>
          </w:rPr>
          <w:fldChar w:fldCharType="separate"/>
        </w:r>
        <w:r w:rsidR="00D806DC">
          <w:rPr>
            <w:noProof/>
            <w:webHidden/>
          </w:rPr>
          <w:t>8</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092" w:history="1">
        <w:r w:rsidR="00D806DC" w:rsidRPr="0002534B">
          <w:rPr>
            <w:rStyle w:val="Hyperlink"/>
            <w:noProof/>
          </w:rPr>
          <w:t>5.1.</w:t>
        </w:r>
        <w:r w:rsidR="00D806DC">
          <w:rPr>
            <w:noProof/>
            <w:kern w:val="0"/>
            <w:sz w:val="22"/>
          </w:rPr>
          <w:tab/>
        </w:r>
        <w:r w:rsidR="00D806DC" w:rsidRPr="0002534B">
          <w:rPr>
            <w:rStyle w:val="Hyperlink"/>
            <w:rFonts w:hint="eastAsia"/>
            <w:noProof/>
          </w:rPr>
          <w:t>实验室平台门户</w:t>
        </w:r>
        <w:r w:rsidR="00D806DC">
          <w:rPr>
            <w:noProof/>
            <w:webHidden/>
          </w:rPr>
          <w:tab/>
        </w:r>
        <w:r>
          <w:rPr>
            <w:noProof/>
            <w:webHidden/>
          </w:rPr>
          <w:fldChar w:fldCharType="begin"/>
        </w:r>
        <w:r w:rsidR="00D806DC">
          <w:rPr>
            <w:noProof/>
            <w:webHidden/>
          </w:rPr>
          <w:instrText xml:space="preserve"> PAGEREF _Toc363680092 \h </w:instrText>
        </w:r>
        <w:r>
          <w:rPr>
            <w:noProof/>
            <w:webHidden/>
          </w:rPr>
        </w:r>
        <w:r>
          <w:rPr>
            <w:noProof/>
            <w:webHidden/>
          </w:rPr>
          <w:fldChar w:fldCharType="separate"/>
        </w:r>
        <w:r w:rsidR="00D806DC">
          <w:rPr>
            <w:noProof/>
            <w:webHidden/>
          </w:rPr>
          <w:t>9</w:t>
        </w:r>
        <w:r>
          <w:rPr>
            <w:noProof/>
            <w:webHidden/>
          </w:rPr>
          <w:fldChar w:fldCharType="end"/>
        </w:r>
      </w:hyperlink>
    </w:p>
    <w:p w:rsidR="00D806DC" w:rsidRDefault="002E4661" w:rsidP="00D806DC">
      <w:pPr>
        <w:pStyle w:val="TOC2"/>
        <w:tabs>
          <w:tab w:val="left" w:pos="1260"/>
          <w:tab w:val="right" w:leader="dot" w:pos="8296"/>
        </w:tabs>
        <w:rPr>
          <w:noProof/>
          <w:kern w:val="0"/>
          <w:sz w:val="22"/>
        </w:rPr>
      </w:pPr>
      <w:hyperlink w:anchor="_Toc363680093" w:history="1">
        <w:r w:rsidR="00D806DC" w:rsidRPr="0002534B">
          <w:rPr>
            <w:rStyle w:val="Hyperlink"/>
            <w:noProof/>
          </w:rPr>
          <w:t>5.1.1.</w:t>
        </w:r>
        <w:r w:rsidR="00D806DC">
          <w:rPr>
            <w:noProof/>
            <w:kern w:val="0"/>
            <w:sz w:val="22"/>
          </w:rPr>
          <w:tab/>
        </w:r>
        <w:r w:rsidR="00D806DC" w:rsidRPr="0002534B">
          <w:rPr>
            <w:rStyle w:val="Hyperlink"/>
            <w:rFonts w:hint="eastAsia"/>
            <w:noProof/>
          </w:rPr>
          <w:t>首页</w:t>
        </w:r>
        <w:r w:rsidR="00D806DC">
          <w:rPr>
            <w:noProof/>
            <w:webHidden/>
          </w:rPr>
          <w:tab/>
        </w:r>
        <w:r>
          <w:rPr>
            <w:noProof/>
            <w:webHidden/>
          </w:rPr>
          <w:fldChar w:fldCharType="begin"/>
        </w:r>
        <w:r w:rsidR="00D806DC">
          <w:rPr>
            <w:noProof/>
            <w:webHidden/>
          </w:rPr>
          <w:instrText xml:space="preserve"> PAGEREF _Toc363680093 \h </w:instrText>
        </w:r>
        <w:r>
          <w:rPr>
            <w:noProof/>
            <w:webHidden/>
          </w:rPr>
        </w:r>
        <w:r>
          <w:rPr>
            <w:noProof/>
            <w:webHidden/>
          </w:rPr>
          <w:fldChar w:fldCharType="separate"/>
        </w:r>
        <w:r w:rsidR="00D806DC">
          <w:rPr>
            <w:noProof/>
            <w:webHidden/>
          </w:rPr>
          <w:t>9</w:t>
        </w:r>
        <w:r>
          <w:rPr>
            <w:noProof/>
            <w:webHidden/>
          </w:rPr>
          <w:fldChar w:fldCharType="end"/>
        </w:r>
      </w:hyperlink>
    </w:p>
    <w:p w:rsidR="00D806DC" w:rsidRDefault="002E4661" w:rsidP="00C5710F">
      <w:pPr>
        <w:pStyle w:val="TOC2"/>
        <w:tabs>
          <w:tab w:val="left" w:pos="1260"/>
          <w:tab w:val="right" w:leader="dot" w:pos="8296"/>
        </w:tabs>
        <w:rPr>
          <w:noProof/>
          <w:kern w:val="0"/>
          <w:sz w:val="22"/>
        </w:rPr>
      </w:pPr>
      <w:hyperlink w:anchor="_Toc363680094" w:history="1">
        <w:r w:rsidR="00D806DC" w:rsidRPr="0002534B">
          <w:rPr>
            <w:rStyle w:val="Hyperlink"/>
            <w:noProof/>
          </w:rPr>
          <w:t>5.1.2.</w:t>
        </w:r>
        <w:r w:rsidR="00D806DC">
          <w:rPr>
            <w:noProof/>
            <w:kern w:val="0"/>
            <w:sz w:val="22"/>
          </w:rPr>
          <w:tab/>
        </w:r>
        <w:r w:rsidR="00D806DC" w:rsidRPr="0002534B">
          <w:rPr>
            <w:rStyle w:val="Hyperlink"/>
            <w:rFonts w:hint="eastAsia"/>
            <w:noProof/>
          </w:rPr>
          <w:t>重点实验室</w:t>
        </w:r>
        <w:r w:rsidR="00D806DC">
          <w:rPr>
            <w:noProof/>
            <w:webHidden/>
          </w:rPr>
          <w:tab/>
        </w:r>
        <w:r>
          <w:rPr>
            <w:noProof/>
            <w:webHidden/>
          </w:rPr>
          <w:fldChar w:fldCharType="begin"/>
        </w:r>
        <w:r w:rsidR="00D806DC">
          <w:rPr>
            <w:noProof/>
            <w:webHidden/>
          </w:rPr>
          <w:instrText xml:space="preserve"> PAGEREF _Toc363680094 \h </w:instrText>
        </w:r>
        <w:r>
          <w:rPr>
            <w:noProof/>
            <w:webHidden/>
          </w:rPr>
        </w:r>
        <w:r>
          <w:rPr>
            <w:noProof/>
            <w:webHidden/>
          </w:rPr>
          <w:fldChar w:fldCharType="separate"/>
        </w:r>
        <w:r w:rsidR="00D806DC">
          <w:rPr>
            <w:noProof/>
            <w:webHidden/>
          </w:rPr>
          <w:t>9</w:t>
        </w:r>
        <w:r>
          <w:rPr>
            <w:noProof/>
            <w:webHidden/>
          </w:rPr>
          <w:fldChar w:fldCharType="end"/>
        </w:r>
      </w:hyperlink>
    </w:p>
    <w:p w:rsidR="00D806DC" w:rsidRDefault="002E4661" w:rsidP="00573575">
      <w:pPr>
        <w:pStyle w:val="TOC2"/>
        <w:tabs>
          <w:tab w:val="left" w:pos="1260"/>
          <w:tab w:val="right" w:leader="dot" w:pos="8296"/>
        </w:tabs>
        <w:rPr>
          <w:noProof/>
          <w:kern w:val="0"/>
          <w:sz w:val="22"/>
        </w:rPr>
      </w:pPr>
      <w:hyperlink w:anchor="_Toc363680095" w:history="1">
        <w:r w:rsidR="00D806DC" w:rsidRPr="0002534B">
          <w:rPr>
            <w:rStyle w:val="Hyperlink"/>
            <w:noProof/>
          </w:rPr>
          <w:t>5.1.3.</w:t>
        </w:r>
        <w:r w:rsidR="00D806DC">
          <w:rPr>
            <w:noProof/>
            <w:kern w:val="0"/>
            <w:sz w:val="22"/>
          </w:rPr>
          <w:tab/>
        </w:r>
        <w:r w:rsidR="00D806DC" w:rsidRPr="0002534B">
          <w:rPr>
            <w:rStyle w:val="Hyperlink"/>
            <w:rFonts w:hint="eastAsia"/>
            <w:noProof/>
          </w:rPr>
          <w:t>公共技术服务平台</w:t>
        </w:r>
        <w:r w:rsidR="00D806DC">
          <w:rPr>
            <w:noProof/>
            <w:webHidden/>
          </w:rPr>
          <w:tab/>
        </w:r>
        <w:r>
          <w:rPr>
            <w:noProof/>
            <w:webHidden/>
          </w:rPr>
          <w:fldChar w:fldCharType="begin"/>
        </w:r>
        <w:r w:rsidR="00D806DC">
          <w:rPr>
            <w:noProof/>
            <w:webHidden/>
          </w:rPr>
          <w:instrText xml:space="preserve"> PAGEREF _Toc363680095 \h </w:instrText>
        </w:r>
        <w:r>
          <w:rPr>
            <w:noProof/>
            <w:webHidden/>
          </w:rPr>
        </w:r>
        <w:r>
          <w:rPr>
            <w:noProof/>
            <w:webHidden/>
          </w:rPr>
          <w:fldChar w:fldCharType="separate"/>
        </w:r>
        <w:r w:rsidR="00D806DC">
          <w:rPr>
            <w:noProof/>
            <w:webHidden/>
          </w:rPr>
          <w:t>10</w:t>
        </w:r>
        <w:r>
          <w:rPr>
            <w:noProof/>
            <w:webHidden/>
          </w:rPr>
          <w:fldChar w:fldCharType="end"/>
        </w:r>
      </w:hyperlink>
    </w:p>
    <w:p w:rsidR="00D806DC" w:rsidRDefault="002E4661" w:rsidP="009204A1">
      <w:pPr>
        <w:pStyle w:val="TOC2"/>
        <w:tabs>
          <w:tab w:val="left" w:pos="1260"/>
          <w:tab w:val="right" w:leader="dot" w:pos="8296"/>
        </w:tabs>
        <w:rPr>
          <w:noProof/>
          <w:kern w:val="0"/>
          <w:sz w:val="22"/>
        </w:rPr>
      </w:pPr>
      <w:hyperlink w:anchor="_Toc363680096" w:history="1">
        <w:r w:rsidR="00D806DC" w:rsidRPr="0002534B">
          <w:rPr>
            <w:rStyle w:val="Hyperlink"/>
            <w:noProof/>
          </w:rPr>
          <w:t>5.1.4.</w:t>
        </w:r>
        <w:r w:rsidR="00D806DC">
          <w:rPr>
            <w:noProof/>
            <w:kern w:val="0"/>
            <w:sz w:val="22"/>
          </w:rPr>
          <w:tab/>
        </w:r>
        <w:r w:rsidR="00D806DC" w:rsidRPr="0002534B">
          <w:rPr>
            <w:rStyle w:val="Hyperlink"/>
            <w:rFonts w:hint="eastAsia"/>
            <w:noProof/>
          </w:rPr>
          <w:t>科技文献</w:t>
        </w:r>
        <w:r w:rsidR="00D806DC">
          <w:rPr>
            <w:noProof/>
            <w:webHidden/>
          </w:rPr>
          <w:tab/>
        </w:r>
        <w:r>
          <w:rPr>
            <w:noProof/>
            <w:webHidden/>
          </w:rPr>
          <w:fldChar w:fldCharType="begin"/>
        </w:r>
        <w:r w:rsidR="00D806DC">
          <w:rPr>
            <w:noProof/>
            <w:webHidden/>
          </w:rPr>
          <w:instrText xml:space="preserve"> PAGEREF _Toc363680096 \h </w:instrText>
        </w:r>
        <w:r>
          <w:rPr>
            <w:noProof/>
            <w:webHidden/>
          </w:rPr>
        </w:r>
        <w:r>
          <w:rPr>
            <w:noProof/>
            <w:webHidden/>
          </w:rPr>
          <w:fldChar w:fldCharType="separate"/>
        </w:r>
        <w:r w:rsidR="00D806DC">
          <w:rPr>
            <w:noProof/>
            <w:webHidden/>
          </w:rPr>
          <w:t>10</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097" w:history="1">
        <w:r w:rsidR="00D806DC" w:rsidRPr="0002534B">
          <w:rPr>
            <w:rStyle w:val="Hyperlink"/>
            <w:noProof/>
          </w:rPr>
          <w:t>5.1.5.</w:t>
        </w:r>
        <w:r w:rsidR="00D806DC">
          <w:rPr>
            <w:noProof/>
            <w:kern w:val="0"/>
            <w:sz w:val="22"/>
          </w:rPr>
          <w:tab/>
        </w:r>
        <w:r w:rsidR="00D806DC" w:rsidRPr="0002534B">
          <w:rPr>
            <w:rStyle w:val="Hyperlink"/>
            <w:rFonts w:hint="eastAsia"/>
            <w:noProof/>
          </w:rPr>
          <w:t>新闻通知</w:t>
        </w:r>
        <w:r w:rsidR="00D806DC">
          <w:rPr>
            <w:noProof/>
            <w:webHidden/>
          </w:rPr>
          <w:tab/>
        </w:r>
        <w:r>
          <w:rPr>
            <w:noProof/>
            <w:webHidden/>
          </w:rPr>
          <w:fldChar w:fldCharType="begin"/>
        </w:r>
        <w:r w:rsidR="00D806DC">
          <w:rPr>
            <w:noProof/>
            <w:webHidden/>
          </w:rPr>
          <w:instrText xml:space="preserve"> PAGEREF _Toc363680097 \h </w:instrText>
        </w:r>
        <w:r>
          <w:rPr>
            <w:noProof/>
            <w:webHidden/>
          </w:rPr>
        </w:r>
        <w:r>
          <w:rPr>
            <w:noProof/>
            <w:webHidden/>
          </w:rPr>
          <w:fldChar w:fldCharType="separate"/>
        </w:r>
        <w:r w:rsidR="00D806DC">
          <w:rPr>
            <w:noProof/>
            <w:webHidden/>
          </w:rPr>
          <w:t>11</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098" w:history="1">
        <w:r w:rsidR="00D806DC" w:rsidRPr="0002534B">
          <w:rPr>
            <w:rStyle w:val="Hyperlink"/>
            <w:noProof/>
          </w:rPr>
          <w:t>5.1.6.</w:t>
        </w:r>
        <w:r w:rsidR="00D806DC">
          <w:rPr>
            <w:noProof/>
            <w:kern w:val="0"/>
            <w:sz w:val="22"/>
          </w:rPr>
          <w:tab/>
        </w:r>
        <w:r w:rsidR="00D806DC" w:rsidRPr="0002534B">
          <w:rPr>
            <w:rStyle w:val="Hyperlink"/>
            <w:rFonts w:hint="eastAsia"/>
            <w:noProof/>
          </w:rPr>
          <w:t>政策法规</w:t>
        </w:r>
        <w:r w:rsidR="00D806DC">
          <w:rPr>
            <w:noProof/>
            <w:webHidden/>
          </w:rPr>
          <w:tab/>
        </w:r>
        <w:r>
          <w:rPr>
            <w:noProof/>
            <w:webHidden/>
          </w:rPr>
          <w:fldChar w:fldCharType="begin"/>
        </w:r>
        <w:r w:rsidR="00D806DC">
          <w:rPr>
            <w:noProof/>
            <w:webHidden/>
          </w:rPr>
          <w:instrText xml:space="preserve"> PAGEREF _Toc363680098 \h </w:instrText>
        </w:r>
        <w:r>
          <w:rPr>
            <w:noProof/>
            <w:webHidden/>
          </w:rPr>
        </w:r>
        <w:r>
          <w:rPr>
            <w:noProof/>
            <w:webHidden/>
          </w:rPr>
          <w:fldChar w:fldCharType="separate"/>
        </w:r>
        <w:r w:rsidR="00D806DC">
          <w:rPr>
            <w:noProof/>
            <w:webHidden/>
          </w:rPr>
          <w:t>12</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099" w:history="1">
        <w:r w:rsidR="00D806DC" w:rsidRPr="0002534B">
          <w:rPr>
            <w:rStyle w:val="Hyperlink"/>
            <w:noProof/>
          </w:rPr>
          <w:t>5.1.7.</w:t>
        </w:r>
        <w:r w:rsidR="00D806DC">
          <w:rPr>
            <w:noProof/>
            <w:kern w:val="0"/>
            <w:sz w:val="22"/>
          </w:rPr>
          <w:tab/>
        </w:r>
        <w:r w:rsidR="00D806DC" w:rsidRPr="0002534B">
          <w:rPr>
            <w:rStyle w:val="Hyperlink"/>
            <w:rFonts w:hint="eastAsia"/>
            <w:noProof/>
          </w:rPr>
          <w:t>下载中心</w:t>
        </w:r>
        <w:r w:rsidR="00D806DC">
          <w:rPr>
            <w:noProof/>
            <w:webHidden/>
          </w:rPr>
          <w:tab/>
        </w:r>
        <w:r>
          <w:rPr>
            <w:noProof/>
            <w:webHidden/>
          </w:rPr>
          <w:fldChar w:fldCharType="begin"/>
        </w:r>
        <w:r w:rsidR="00D806DC">
          <w:rPr>
            <w:noProof/>
            <w:webHidden/>
          </w:rPr>
          <w:instrText xml:space="preserve"> PAGEREF _Toc363680099 \h </w:instrText>
        </w:r>
        <w:r>
          <w:rPr>
            <w:noProof/>
            <w:webHidden/>
          </w:rPr>
        </w:r>
        <w:r>
          <w:rPr>
            <w:noProof/>
            <w:webHidden/>
          </w:rPr>
          <w:fldChar w:fldCharType="separate"/>
        </w:r>
        <w:r w:rsidR="00D806DC">
          <w:rPr>
            <w:noProof/>
            <w:webHidden/>
          </w:rPr>
          <w:t>12</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0" w:history="1">
        <w:r w:rsidR="00D806DC" w:rsidRPr="0002534B">
          <w:rPr>
            <w:rStyle w:val="Hyperlink"/>
            <w:noProof/>
          </w:rPr>
          <w:t>5.1.8.</w:t>
        </w:r>
        <w:r w:rsidR="00D806DC">
          <w:rPr>
            <w:noProof/>
            <w:kern w:val="0"/>
            <w:sz w:val="22"/>
          </w:rPr>
          <w:tab/>
        </w:r>
        <w:r w:rsidR="00D806DC" w:rsidRPr="0002534B">
          <w:rPr>
            <w:rStyle w:val="Hyperlink"/>
            <w:rFonts w:hint="eastAsia"/>
            <w:noProof/>
          </w:rPr>
          <w:t>仪器设备</w:t>
        </w:r>
        <w:r w:rsidR="00D806DC" w:rsidRPr="0002534B">
          <w:rPr>
            <w:rStyle w:val="Hyperlink"/>
            <w:noProof/>
          </w:rPr>
          <w:t>(</w:t>
        </w:r>
        <w:r w:rsidR="00D806DC" w:rsidRPr="0002534B">
          <w:rPr>
            <w:rStyle w:val="Hyperlink"/>
            <w:rFonts w:hint="eastAsia"/>
            <w:noProof/>
          </w:rPr>
          <w:t>含使用预约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_Toc363680100 \h </w:instrText>
        </w:r>
        <w:r>
          <w:rPr>
            <w:noProof/>
            <w:webHidden/>
          </w:rPr>
        </w:r>
        <w:r>
          <w:rPr>
            <w:noProof/>
            <w:webHidden/>
          </w:rPr>
          <w:fldChar w:fldCharType="separate"/>
        </w:r>
        <w:r w:rsidR="00D806DC">
          <w:rPr>
            <w:noProof/>
            <w:webHidden/>
          </w:rPr>
          <w:t>13</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1" w:history="1">
        <w:r w:rsidR="00D806DC" w:rsidRPr="0002534B">
          <w:rPr>
            <w:rStyle w:val="Hyperlink"/>
            <w:noProof/>
          </w:rPr>
          <w:t>5.1.9.</w:t>
        </w:r>
        <w:r w:rsidR="00D806DC">
          <w:rPr>
            <w:noProof/>
            <w:kern w:val="0"/>
            <w:sz w:val="22"/>
          </w:rPr>
          <w:tab/>
        </w:r>
        <w:r w:rsidR="00D806DC" w:rsidRPr="0002534B">
          <w:rPr>
            <w:rStyle w:val="Hyperlink"/>
            <w:rFonts w:hint="eastAsia"/>
            <w:noProof/>
          </w:rPr>
          <w:t>行业检测</w:t>
        </w:r>
        <w:r w:rsidR="00D806DC" w:rsidRPr="0002534B">
          <w:rPr>
            <w:rStyle w:val="Hyperlink"/>
            <w:noProof/>
          </w:rPr>
          <w:t>(</w:t>
        </w:r>
        <w:r w:rsidR="00D806DC" w:rsidRPr="0002534B">
          <w:rPr>
            <w:rStyle w:val="Hyperlink"/>
            <w:rFonts w:hint="eastAsia"/>
            <w:noProof/>
          </w:rPr>
          <w:t>含检测预约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_Toc363680101 \h </w:instrText>
        </w:r>
        <w:r>
          <w:rPr>
            <w:noProof/>
            <w:webHidden/>
          </w:rPr>
        </w:r>
        <w:r>
          <w:rPr>
            <w:noProof/>
            <w:webHidden/>
          </w:rPr>
          <w:fldChar w:fldCharType="separate"/>
        </w:r>
        <w:r w:rsidR="00D806DC">
          <w:rPr>
            <w:noProof/>
            <w:webHidden/>
          </w:rPr>
          <w:t>15</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2" w:history="1">
        <w:r w:rsidR="00D806DC" w:rsidRPr="0002534B">
          <w:rPr>
            <w:rStyle w:val="Hyperlink"/>
            <w:noProof/>
          </w:rPr>
          <w:t>5.1.10.</w:t>
        </w:r>
        <w:r w:rsidR="00D806DC">
          <w:rPr>
            <w:noProof/>
            <w:kern w:val="0"/>
            <w:sz w:val="22"/>
          </w:rPr>
          <w:tab/>
        </w:r>
        <w:r w:rsidR="00D806DC" w:rsidRPr="0002534B">
          <w:rPr>
            <w:rStyle w:val="Hyperlink"/>
            <w:rFonts w:hint="eastAsia"/>
            <w:noProof/>
          </w:rPr>
          <w:t>专家咨询</w:t>
        </w:r>
        <w:r w:rsidR="00D806DC">
          <w:rPr>
            <w:noProof/>
            <w:webHidden/>
          </w:rPr>
          <w:tab/>
        </w:r>
        <w:r>
          <w:rPr>
            <w:noProof/>
            <w:webHidden/>
          </w:rPr>
          <w:fldChar w:fldCharType="begin"/>
        </w:r>
        <w:r w:rsidR="00D806DC">
          <w:rPr>
            <w:noProof/>
            <w:webHidden/>
          </w:rPr>
          <w:instrText xml:space="preserve"> PAGEREF _Toc363680102 \h </w:instrText>
        </w:r>
        <w:r>
          <w:rPr>
            <w:noProof/>
            <w:webHidden/>
          </w:rPr>
        </w:r>
        <w:r>
          <w:rPr>
            <w:noProof/>
            <w:webHidden/>
          </w:rPr>
          <w:fldChar w:fldCharType="separate"/>
        </w:r>
        <w:r w:rsidR="00D806DC">
          <w:rPr>
            <w:noProof/>
            <w:webHidden/>
          </w:rPr>
          <w:t>16</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3" w:history="1">
        <w:r w:rsidR="00D806DC" w:rsidRPr="0002534B">
          <w:rPr>
            <w:rStyle w:val="Hyperlink"/>
            <w:noProof/>
          </w:rPr>
          <w:t>5.1.11.</w:t>
        </w:r>
        <w:r w:rsidR="00D806DC">
          <w:rPr>
            <w:noProof/>
            <w:kern w:val="0"/>
            <w:sz w:val="22"/>
          </w:rPr>
          <w:tab/>
        </w:r>
        <w:r w:rsidR="00D806DC" w:rsidRPr="0002534B">
          <w:rPr>
            <w:rStyle w:val="Hyperlink"/>
            <w:rFonts w:hint="eastAsia"/>
            <w:noProof/>
          </w:rPr>
          <w:t>科技成果与技术转移</w:t>
        </w:r>
        <w:r w:rsidR="00D806DC">
          <w:rPr>
            <w:noProof/>
            <w:webHidden/>
          </w:rPr>
          <w:tab/>
        </w:r>
        <w:r>
          <w:rPr>
            <w:noProof/>
            <w:webHidden/>
          </w:rPr>
          <w:fldChar w:fldCharType="begin"/>
        </w:r>
        <w:r w:rsidR="00D806DC">
          <w:rPr>
            <w:noProof/>
            <w:webHidden/>
          </w:rPr>
          <w:instrText xml:space="preserve"> PAGEREF _Toc363680103 \h </w:instrText>
        </w:r>
        <w:r>
          <w:rPr>
            <w:noProof/>
            <w:webHidden/>
          </w:rPr>
        </w:r>
        <w:r>
          <w:rPr>
            <w:noProof/>
            <w:webHidden/>
          </w:rPr>
          <w:fldChar w:fldCharType="separate"/>
        </w:r>
        <w:r w:rsidR="00D806DC">
          <w:rPr>
            <w:noProof/>
            <w:webHidden/>
          </w:rPr>
          <w:t>18</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4" w:history="1">
        <w:r w:rsidR="00D806DC" w:rsidRPr="0002534B">
          <w:rPr>
            <w:rStyle w:val="Hyperlink"/>
            <w:noProof/>
          </w:rPr>
          <w:t>5.1.12.</w:t>
        </w:r>
        <w:r w:rsidR="00D806DC">
          <w:rPr>
            <w:noProof/>
            <w:kern w:val="0"/>
            <w:sz w:val="22"/>
          </w:rPr>
          <w:tab/>
        </w:r>
        <w:r w:rsidR="00D806DC" w:rsidRPr="0002534B">
          <w:rPr>
            <w:rStyle w:val="Hyperlink"/>
            <w:rFonts w:hint="eastAsia"/>
            <w:noProof/>
          </w:rPr>
          <w:t>信息搜索</w:t>
        </w:r>
        <w:r w:rsidR="00D806DC">
          <w:rPr>
            <w:noProof/>
            <w:webHidden/>
          </w:rPr>
          <w:tab/>
        </w:r>
        <w:r>
          <w:rPr>
            <w:noProof/>
            <w:webHidden/>
          </w:rPr>
          <w:fldChar w:fldCharType="begin"/>
        </w:r>
        <w:r w:rsidR="00D806DC">
          <w:rPr>
            <w:noProof/>
            <w:webHidden/>
          </w:rPr>
          <w:instrText xml:space="preserve"> PAGEREF _Toc363680104 \h </w:instrText>
        </w:r>
        <w:r>
          <w:rPr>
            <w:noProof/>
            <w:webHidden/>
          </w:rPr>
        </w:r>
        <w:r>
          <w:rPr>
            <w:noProof/>
            <w:webHidden/>
          </w:rPr>
          <w:fldChar w:fldCharType="separate"/>
        </w:r>
        <w:r w:rsidR="00D806DC">
          <w:rPr>
            <w:noProof/>
            <w:webHidden/>
          </w:rPr>
          <w:t>19</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5" w:history="1">
        <w:r w:rsidR="00D806DC" w:rsidRPr="0002534B">
          <w:rPr>
            <w:rStyle w:val="Hyperlink"/>
            <w:noProof/>
          </w:rPr>
          <w:t>5.1.13.</w:t>
        </w:r>
        <w:r w:rsidR="00D806DC">
          <w:rPr>
            <w:noProof/>
            <w:kern w:val="0"/>
            <w:sz w:val="22"/>
          </w:rPr>
          <w:tab/>
        </w:r>
        <w:r w:rsidR="00D806DC" w:rsidRPr="0002534B">
          <w:rPr>
            <w:rStyle w:val="Hyperlink"/>
            <w:rFonts w:hint="eastAsia"/>
            <w:noProof/>
          </w:rPr>
          <w:t>使用帮助</w:t>
        </w:r>
        <w:r w:rsidR="00D806DC">
          <w:rPr>
            <w:noProof/>
            <w:webHidden/>
          </w:rPr>
          <w:tab/>
        </w:r>
        <w:r>
          <w:rPr>
            <w:noProof/>
            <w:webHidden/>
          </w:rPr>
          <w:fldChar w:fldCharType="begin"/>
        </w:r>
        <w:r w:rsidR="00D806DC">
          <w:rPr>
            <w:noProof/>
            <w:webHidden/>
          </w:rPr>
          <w:instrText xml:space="preserve"> PAGEREF _Toc363680105 \h </w:instrText>
        </w:r>
        <w:r>
          <w:rPr>
            <w:noProof/>
            <w:webHidden/>
          </w:rPr>
        </w:r>
        <w:r>
          <w:rPr>
            <w:noProof/>
            <w:webHidden/>
          </w:rPr>
          <w:fldChar w:fldCharType="separate"/>
        </w:r>
        <w:r w:rsidR="00D806DC">
          <w:rPr>
            <w:noProof/>
            <w:webHidden/>
          </w:rPr>
          <w:t>19</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6" w:history="1">
        <w:r w:rsidR="00D806DC" w:rsidRPr="0002534B">
          <w:rPr>
            <w:rStyle w:val="Hyperlink"/>
            <w:noProof/>
          </w:rPr>
          <w:t>5.1.14.</w:t>
        </w:r>
        <w:r w:rsidR="00D806DC">
          <w:rPr>
            <w:noProof/>
            <w:kern w:val="0"/>
            <w:sz w:val="22"/>
          </w:rPr>
          <w:tab/>
        </w:r>
        <w:r w:rsidR="00D806DC" w:rsidRPr="0002534B">
          <w:rPr>
            <w:rStyle w:val="Hyperlink"/>
            <w:rFonts w:hint="eastAsia"/>
            <w:noProof/>
          </w:rPr>
          <w:t>注册</w:t>
        </w:r>
        <w:r w:rsidR="00D806DC" w:rsidRPr="0002534B">
          <w:rPr>
            <w:rStyle w:val="Hyperlink"/>
            <w:noProof/>
          </w:rPr>
          <w:t>/</w:t>
        </w:r>
        <w:r w:rsidR="00D806DC" w:rsidRPr="0002534B">
          <w:rPr>
            <w:rStyle w:val="Hyperlink"/>
            <w:rFonts w:hint="eastAsia"/>
            <w:noProof/>
          </w:rPr>
          <w:t>登录认证</w:t>
        </w:r>
        <w:r w:rsidR="00D806DC">
          <w:rPr>
            <w:noProof/>
            <w:webHidden/>
          </w:rPr>
          <w:tab/>
        </w:r>
        <w:r>
          <w:rPr>
            <w:noProof/>
            <w:webHidden/>
          </w:rPr>
          <w:fldChar w:fldCharType="begin"/>
        </w:r>
        <w:r w:rsidR="00D806DC">
          <w:rPr>
            <w:noProof/>
            <w:webHidden/>
          </w:rPr>
          <w:instrText xml:space="preserve"> PAGEREF _Toc363680106 \h </w:instrText>
        </w:r>
        <w:r>
          <w:rPr>
            <w:noProof/>
            <w:webHidden/>
          </w:rPr>
        </w:r>
        <w:r>
          <w:rPr>
            <w:noProof/>
            <w:webHidden/>
          </w:rPr>
          <w:fldChar w:fldCharType="separate"/>
        </w:r>
        <w:r w:rsidR="00D806DC">
          <w:rPr>
            <w:noProof/>
            <w:webHidden/>
          </w:rPr>
          <w:t>19</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7" w:history="1">
        <w:r w:rsidR="00D806DC" w:rsidRPr="0002534B">
          <w:rPr>
            <w:rStyle w:val="Hyperlink"/>
            <w:noProof/>
          </w:rPr>
          <w:t>5.1.15.</w:t>
        </w:r>
        <w:r w:rsidR="00D806DC">
          <w:rPr>
            <w:noProof/>
            <w:kern w:val="0"/>
            <w:sz w:val="22"/>
          </w:rPr>
          <w:tab/>
        </w:r>
        <w:r w:rsidR="00D806DC" w:rsidRPr="0002534B">
          <w:rPr>
            <w:rStyle w:val="Hyperlink"/>
            <w:rFonts w:hint="eastAsia"/>
            <w:noProof/>
          </w:rPr>
          <w:t>管理平台入口</w:t>
        </w:r>
        <w:r w:rsidR="00D806DC">
          <w:rPr>
            <w:noProof/>
            <w:webHidden/>
          </w:rPr>
          <w:tab/>
        </w:r>
        <w:r>
          <w:rPr>
            <w:noProof/>
            <w:webHidden/>
          </w:rPr>
          <w:fldChar w:fldCharType="begin"/>
        </w:r>
        <w:r w:rsidR="00D806DC">
          <w:rPr>
            <w:noProof/>
            <w:webHidden/>
          </w:rPr>
          <w:instrText xml:space="preserve"> PAGEREF _Toc363680107 \h </w:instrText>
        </w:r>
        <w:r>
          <w:rPr>
            <w:noProof/>
            <w:webHidden/>
          </w:rPr>
        </w:r>
        <w:r>
          <w:rPr>
            <w:noProof/>
            <w:webHidden/>
          </w:rPr>
          <w:fldChar w:fldCharType="separate"/>
        </w:r>
        <w:r w:rsidR="00D806DC">
          <w:rPr>
            <w:noProof/>
            <w:webHidden/>
          </w:rPr>
          <w:t>19</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08" w:history="1">
        <w:r w:rsidR="00D806DC" w:rsidRPr="0002534B">
          <w:rPr>
            <w:rStyle w:val="Hyperlink"/>
            <w:noProof/>
          </w:rPr>
          <w:t>5.1.16.</w:t>
        </w:r>
        <w:r w:rsidR="00D806DC">
          <w:rPr>
            <w:noProof/>
            <w:kern w:val="0"/>
            <w:sz w:val="22"/>
          </w:rPr>
          <w:tab/>
        </w:r>
        <w:r w:rsidR="00D806DC" w:rsidRPr="0002534B">
          <w:rPr>
            <w:rStyle w:val="Hyperlink"/>
            <w:rFonts w:hint="eastAsia"/>
            <w:noProof/>
          </w:rPr>
          <w:t>留言反馈及调查栏目</w:t>
        </w:r>
        <w:r w:rsidR="00D806DC">
          <w:rPr>
            <w:noProof/>
            <w:webHidden/>
          </w:rPr>
          <w:tab/>
        </w:r>
        <w:r>
          <w:rPr>
            <w:noProof/>
            <w:webHidden/>
          </w:rPr>
          <w:fldChar w:fldCharType="begin"/>
        </w:r>
        <w:r w:rsidR="00D806DC">
          <w:rPr>
            <w:noProof/>
            <w:webHidden/>
          </w:rPr>
          <w:instrText xml:space="preserve"> PAGEREF _Toc363680108 \h </w:instrText>
        </w:r>
        <w:r>
          <w:rPr>
            <w:noProof/>
            <w:webHidden/>
          </w:rPr>
        </w:r>
        <w:r>
          <w:rPr>
            <w:noProof/>
            <w:webHidden/>
          </w:rPr>
          <w:fldChar w:fldCharType="separate"/>
        </w:r>
        <w:r w:rsidR="00D806DC">
          <w:rPr>
            <w:noProof/>
            <w:webHidden/>
          </w:rPr>
          <w:t>20</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109" w:history="1">
        <w:r w:rsidR="00D806DC" w:rsidRPr="0002534B">
          <w:rPr>
            <w:rStyle w:val="Hyperlink"/>
            <w:noProof/>
          </w:rPr>
          <w:t>5.2.</w:t>
        </w:r>
        <w:r w:rsidR="00D806DC">
          <w:rPr>
            <w:noProof/>
            <w:kern w:val="0"/>
            <w:sz w:val="22"/>
          </w:rPr>
          <w:tab/>
        </w:r>
        <w:r w:rsidR="00D806DC" w:rsidRPr="0002534B">
          <w:rPr>
            <w:rStyle w:val="Hyperlink"/>
            <w:rFonts w:hint="eastAsia"/>
            <w:noProof/>
          </w:rPr>
          <w:t>门户后台信息管理</w:t>
        </w:r>
        <w:r w:rsidR="00D806DC">
          <w:rPr>
            <w:noProof/>
            <w:webHidden/>
          </w:rPr>
          <w:tab/>
        </w:r>
        <w:r>
          <w:rPr>
            <w:noProof/>
            <w:webHidden/>
          </w:rPr>
          <w:fldChar w:fldCharType="begin"/>
        </w:r>
        <w:r w:rsidR="00D806DC">
          <w:rPr>
            <w:noProof/>
            <w:webHidden/>
          </w:rPr>
          <w:instrText xml:space="preserve"> PAGEREF _Toc363680109 \h </w:instrText>
        </w:r>
        <w:r>
          <w:rPr>
            <w:noProof/>
            <w:webHidden/>
          </w:rPr>
        </w:r>
        <w:r>
          <w:rPr>
            <w:noProof/>
            <w:webHidden/>
          </w:rPr>
          <w:fldChar w:fldCharType="separate"/>
        </w:r>
        <w:r w:rsidR="00D806DC">
          <w:rPr>
            <w:noProof/>
            <w:webHidden/>
          </w:rPr>
          <w:t>20</w:t>
        </w:r>
        <w:r>
          <w:rPr>
            <w:noProof/>
            <w:webHidden/>
          </w:rPr>
          <w:fldChar w:fldCharType="end"/>
        </w:r>
      </w:hyperlink>
    </w:p>
    <w:p w:rsidR="00D806DC" w:rsidRDefault="002E4661" w:rsidP="00D806DC">
      <w:pPr>
        <w:pStyle w:val="TOC2"/>
        <w:tabs>
          <w:tab w:val="left" w:pos="1260"/>
          <w:tab w:val="right" w:leader="dot" w:pos="8296"/>
        </w:tabs>
        <w:rPr>
          <w:noProof/>
          <w:kern w:val="0"/>
          <w:sz w:val="22"/>
        </w:rPr>
      </w:pPr>
      <w:hyperlink w:anchor="_Toc363680110" w:history="1">
        <w:r w:rsidR="00D806DC" w:rsidRPr="0002534B">
          <w:rPr>
            <w:rStyle w:val="Hyperlink"/>
            <w:noProof/>
          </w:rPr>
          <w:t>5.2.1.</w:t>
        </w:r>
        <w:r w:rsidR="00D806DC">
          <w:rPr>
            <w:noProof/>
            <w:kern w:val="0"/>
            <w:sz w:val="22"/>
          </w:rPr>
          <w:tab/>
        </w:r>
        <w:r w:rsidR="00D806DC" w:rsidRPr="0002534B">
          <w:rPr>
            <w:rStyle w:val="Hyperlink"/>
            <w:rFonts w:hint="eastAsia"/>
            <w:noProof/>
          </w:rPr>
          <w:t>信息管理</w:t>
        </w:r>
        <w:r w:rsidR="00D806DC">
          <w:rPr>
            <w:noProof/>
            <w:webHidden/>
          </w:rPr>
          <w:tab/>
        </w:r>
        <w:r>
          <w:rPr>
            <w:noProof/>
            <w:webHidden/>
          </w:rPr>
          <w:fldChar w:fldCharType="begin"/>
        </w:r>
        <w:r w:rsidR="00D806DC">
          <w:rPr>
            <w:noProof/>
            <w:webHidden/>
          </w:rPr>
          <w:instrText xml:space="preserve"> PAGEREF _Toc363680110 \h </w:instrText>
        </w:r>
        <w:r>
          <w:rPr>
            <w:noProof/>
            <w:webHidden/>
          </w:rPr>
        </w:r>
        <w:r>
          <w:rPr>
            <w:noProof/>
            <w:webHidden/>
          </w:rPr>
          <w:fldChar w:fldCharType="separate"/>
        </w:r>
        <w:r w:rsidR="00D806DC">
          <w:rPr>
            <w:noProof/>
            <w:webHidden/>
          </w:rPr>
          <w:t>20</w:t>
        </w:r>
        <w:r>
          <w:rPr>
            <w:noProof/>
            <w:webHidden/>
          </w:rPr>
          <w:fldChar w:fldCharType="end"/>
        </w:r>
      </w:hyperlink>
    </w:p>
    <w:p w:rsidR="00D806DC" w:rsidRDefault="002E4661" w:rsidP="00C5710F">
      <w:pPr>
        <w:pStyle w:val="TOC2"/>
        <w:tabs>
          <w:tab w:val="left" w:pos="1260"/>
          <w:tab w:val="right" w:leader="dot" w:pos="8296"/>
        </w:tabs>
        <w:rPr>
          <w:noProof/>
          <w:kern w:val="0"/>
          <w:sz w:val="22"/>
        </w:rPr>
      </w:pPr>
      <w:hyperlink w:anchor="_Toc363680111" w:history="1">
        <w:r w:rsidR="00D806DC" w:rsidRPr="0002534B">
          <w:rPr>
            <w:rStyle w:val="Hyperlink"/>
            <w:noProof/>
          </w:rPr>
          <w:t>5.2.2.</w:t>
        </w:r>
        <w:r w:rsidR="00D806DC">
          <w:rPr>
            <w:noProof/>
            <w:kern w:val="0"/>
            <w:sz w:val="22"/>
          </w:rPr>
          <w:tab/>
        </w:r>
        <w:r w:rsidR="00D806DC" w:rsidRPr="0002534B">
          <w:rPr>
            <w:rStyle w:val="Hyperlink"/>
            <w:rFonts w:hint="eastAsia"/>
            <w:noProof/>
          </w:rPr>
          <w:t>报表管理</w:t>
        </w:r>
        <w:r w:rsidR="00D806DC">
          <w:rPr>
            <w:noProof/>
            <w:webHidden/>
          </w:rPr>
          <w:tab/>
        </w:r>
        <w:r>
          <w:rPr>
            <w:noProof/>
            <w:webHidden/>
          </w:rPr>
          <w:fldChar w:fldCharType="begin"/>
        </w:r>
        <w:r w:rsidR="00D806DC">
          <w:rPr>
            <w:noProof/>
            <w:webHidden/>
          </w:rPr>
          <w:instrText xml:space="preserve"> PAGEREF _Toc363680111 \h </w:instrText>
        </w:r>
        <w:r>
          <w:rPr>
            <w:noProof/>
            <w:webHidden/>
          </w:rPr>
        </w:r>
        <w:r>
          <w:rPr>
            <w:noProof/>
            <w:webHidden/>
          </w:rPr>
          <w:fldChar w:fldCharType="separate"/>
        </w:r>
        <w:r w:rsidR="00D806DC">
          <w:rPr>
            <w:noProof/>
            <w:webHidden/>
          </w:rPr>
          <w:t>21</w:t>
        </w:r>
        <w:r>
          <w:rPr>
            <w:noProof/>
            <w:webHidden/>
          </w:rPr>
          <w:fldChar w:fldCharType="end"/>
        </w:r>
      </w:hyperlink>
    </w:p>
    <w:p w:rsidR="00D806DC" w:rsidRDefault="002E4661" w:rsidP="00573575">
      <w:pPr>
        <w:pStyle w:val="TOC2"/>
        <w:tabs>
          <w:tab w:val="left" w:pos="1260"/>
          <w:tab w:val="right" w:leader="dot" w:pos="8296"/>
        </w:tabs>
        <w:rPr>
          <w:noProof/>
          <w:kern w:val="0"/>
          <w:sz w:val="22"/>
        </w:rPr>
      </w:pPr>
      <w:hyperlink w:anchor="_Toc363680112" w:history="1">
        <w:r w:rsidR="00D806DC" w:rsidRPr="0002534B">
          <w:rPr>
            <w:rStyle w:val="Hyperlink"/>
            <w:noProof/>
          </w:rPr>
          <w:t>5.2.3.</w:t>
        </w:r>
        <w:r w:rsidR="00D806DC">
          <w:rPr>
            <w:noProof/>
            <w:kern w:val="0"/>
            <w:sz w:val="22"/>
          </w:rPr>
          <w:tab/>
        </w:r>
        <w:r w:rsidR="00D806DC" w:rsidRPr="0002534B">
          <w:rPr>
            <w:rStyle w:val="Hyperlink"/>
            <w:rFonts w:hint="eastAsia"/>
            <w:noProof/>
          </w:rPr>
          <w:t>专家咨询管理</w:t>
        </w:r>
        <w:r w:rsidR="00D806DC">
          <w:rPr>
            <w:noProof/>
            <w:webHidden/>
          </w:rPr>
          <w:tab/>
        </w:r>
        <w:r>
          <w:rPr>
            <w:noProof/>
            <w:webHidden/>
          </w:rPr>
          <w:fldChar w:fldCharType="begin"/>
        </w:r>
        <w:r w:rsidR="00D806DC">
          <w:rPr>
            <w:noProof/>
            <w:webHidden/>
          </w:rPr>
          <w:instrText xml:space="preserve"> PAGEREF _Toc363680112 \h </w:instrText>
        </w:r>
        <w:r>
          <w:rPr>
            <w:noProof/>
            <w:webHidden/>
          </w:rPr>
        </w:r>
        <w:r>
          <w:rPr>
            <w:noProof/>
            <w:webHidden/>
          </w:rPr>
          <w:fldChar w:fldCharType="separate"/>
        </w:r>
        <w:r w:rsidR="00D806DC">
          <w:rPr>
            <w:noProof/>
            <w:webHidden/>
          </w:rPr>
          <w:t>21</w:t>
        </w:r>
        <w:r>
          <w:rPr>
            <w:noProof/>
            <w:webHidden/>
          </w:rPr>
          <w:fldChar w:fldCharType="end"/>
        </w:r>
      </w:hyperlink>
    </w:p>
    <w:p w:rsidR="00D806DC" w:rsidRDefault="002E4661" w:rsidP="009204A1">
      <w:pPr>
        <w:pStyle w:val="TOC2"/>
        <w:tabs>
          <w:tab w:val="left" w:pos="1260"/>
          <w:tab w:val="right" w:leader="dot" w:pos="8296"/>
        </w:tabs>
        <w:rPr>
          <w:noProof/>
          <w:kern w:val="0"/>
          <w:sz w:val="22"/>
        </w:rPr>
      </w:pPr>
      <w:hyperlink w:anchor="_Toc363680113" w:history="1">
        <w:r w:rsidR="00D806DC" w:rsidRPr="0002534B">
          <w:rPr>
            <w:rStyle w:val="Hyperlink"/>
            <w:noProof/>
          </w:rPr>
          <w:t>5.2.4.</w:t>
        </w:r>
        <w:r w:rsidR="00D806DC">
          <w:rPr>
            <w:noProof/>
            <w:kern w:val="0"/>
            <w:sz w:val="22"/>
          </w:rPr>
          <w:tab/>
        </w:r>
        <w:r w:rsidR="00D806DC" w:rsidRPr="0002534B">
          <w:rPr>
            <w:rStyle w:val="Hyperlink"/>
            <w:rFonts w:hint="eastAsia"/>
            <w:noProof/>
          </w:rPr>
          <w:t>用户、角色、权限管理</w:t>
        </w:r>
        <w:r w:rsidR="00D806DC">
          <w:rPr>
            <w:noProof/>
            <w:webHidden/>
          </w:rPr>
          <w:tab/>
        </w:r>
        <w:r>
          <w:rPr>
            <w:noProof/>
            <w:webHidden/>
          </w:rPr>
          <w:fldChar w:fldCharType="begin"/>
        </w:r>
        <w:r w:rsidR="00D806DC">
          <w:rPr>
            <w:noProof/>
            <w:webHidden/>
          </w:rPr>
          <w:instrText xml:space="preserve"> PAGEREF _Toc363680113 \h </w:instrText>
        </w:r>
        <w:r>
          <w:rPr>
            <w:noProof/>
            <w:webHidden/>
          </w:rPr>
        </w:r>
        <w:r>
          <w:rPr>
            <w:noProof/>
            <w:webHidden/>
          </w:rPr>
          <w:fldChar w:fldCharType="separate"/>
        </w:r>
        <w:r w:rsidR="00D806DC">
          <w:rPr>
            <w:noProof/>
            <w:webHidden/>
          </w:rPr>
          <w:t>22</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14" w:history="1">
        <w:r w:rsidR="00D806DC" w:rsidRPr="0002534B">
          <w:rPr>
            <w:rStyle w:val="Hyperlink"/>
            <w:noProof/>
          </w:rPr>
          <w:t>5.2.5.</w:t>
        </w:r>
        <w:r w:rsidR="00D806DC">
          <w:rPr>
            <w:noProof/>
            <w:kern w:val="0"/>
            <w:sz w:val="22"/>
          </w:rPr>
          <w:tab/>
        </w:r>
        <w:r w:rsidR="00D806DC" w:rsidRPr="0002534B">
          <w:rPr>
            <w:rStyle w:val="Hyperlink"/>
            <w:rFonts w:hint="eastAsia"/>
            <w:noProof/>
          </w:rPr>
          <w:t>操作记录</w:t>
        </w:r>
        <w:r w:rsidR="00D806DC">
          <w:rPr>
            <w:noProof/>
            <w:webHidden/>
          </w:rPr>
          <w:tab/>
        </w:r>
        <w:r>
          <w:rPr>
            <w:noProof/>
            <w:webHidden/>
          </w:rPr>
          <w:fldChar w:fldCharType="begin"/>
        </w:r>
        <w:r w:rsidR="00D806DC">
          <w:rPr>
            <w:noProof/>
            <w:webHidden/>
          </w:rPr>
          <w:instrText xml:space="preserve"> PAGEREF _Toc363680114 \h </w:instrText>
        </w:r>
        <w:r>
          <w:rPr>
            <w:noProof/>
            <w:webHidden/>
          </w:rPr>
        </w:r>
        <w:r>
          <w:rPr>
            <w:noProof/>
            <w:webHidden/>
          </w:rPr>
          <w:fldChar w:fldCharType="separate"/>
        </w:r>
        <w:r w:rsidR="00D806DC">
          <w:rPr>
            <w:noProof/>
            <w:webHidden/>
          </w:rPr>
          <w:t>22</w:t>
        </w:r>
        <w:r>
          <w:rPr>
            <w:noProof/>
            <w:webHidden/>
          </w:rPr>
          <w:fldChar w:fldCharType="end"/>
        </w:r>
      </w:hyperlink>
    </w:p>
    <w:p w:rsidR="002E4661" w:rsidRDefault="002E4661">
      <w:pPr>
        <w:pStyle w:val="TOC2"/>
        <w:tabs>
          <w:tab w:val="left" w:pos="1260"/>
          <w:tab w:val="right" w:leader="dot" w:pos="8296"/>
        </w:tabs>
        <w:rPr>
          <w:noProof/>
          <w:kern w:val="0"/>
          <w:sz w:val="22"/>
        </w:rPr>
      </w:pPr>
      <w:hyperlink w:anchor="_Toc363680115" w:history="1">
        <w:r w:rsidR="00D806DC" w:rsidRPr="0002534B">
          <w:rPr>
            <w:rStyle w:val="Hyperlink"/>
            <w:noProof/>
          </w:rPr>
          <w:t>5.2.6.</w:t>
        </w:r>
        <w:r w:rsidR="00D806DC">
          <w:rPr>
            <w:noProof/>
            <w:kern w:val="0"/>
            <w:sz w:val="22"/>
          </w:rPr>
          <w:tab/>
        </w:r>
        <w:r w:rsidR="00D806DC" w:rsidRPr="0002534B">
          <w:rPr>
            <w:rStyle w:val="Hyperlink"/>
            <w:rFonts w:hint="eastAsia"/>
            <w:noProof/>
          </w:rPr>
          <w:t>留言反馈及调查管理</w:t>
        </w:r>
        <w:r w:rsidR="00D806DC">
          <w:rPr>
            <w:noProof/>
            <w:webHidden/>
          </w:rPr>
          <w:tab/>
        </w:r>
        <w:r>
          <w:rPr>
            <w:noProof/>
            <w:webHidden/>
          </w:rPr>
          <w:fldChar w:fldCharType="begin"/>
        </w:r>
        <w:r w:rsidR="00D806DC">
          <w:rPr>
            <w:noProof/>
            <w:webHidden/>
          </w:rPr>
          <w:instrText xml:space="preserve"> PAGEREF _Toc363680115 \h </w:instrText>
        </w:r>
        <w:r>
          <w:rPr>
            <w:noProof/>
            <w:webHidden/>
          </w:rPr>
        </w:r>
        <w:r>
          <w:rPr>
            <w:noProof/>
            <w:webHidden/>
          </w:rPr>
          <w:fldChar w:fldCharType="separate"/>
        </w:r>
        <w:r w:rsidR="00D806DC">
          <w:rPr>
            <w:noProof/>
            <w:webHidden/>
          </w:rPr>
          <w:t>23</w:t>
        </w:r>
        <w:r>
          <w:rPr>
            <w:noProof/>
            <w:webHidden/>
          </w:rPr>
          <w:fldChar w:fldCharType="end"/>
        </w:r>
      </w:hyperlink>
    </w:p>
    <w:p w:rsidR="00D806DC" w:rsidRDefault="002E4661">
      <w:pPr>
        <w:pStyle w:val="TOC1"/>
        <w:tabs>
          <w:tab w:val="left" w:pos="840"/>
          <w:tab w:val="right" w:leader="dot" w:pos="8296"/>
        </w:tabs>
        <w:rPr>
          <w:noProof/>
          <w:kern w:val="0"/>
          <w:sz w:val="22"/>
        </w:rPr>
      </w:pPr>
      <w:hyperlink w:anchor="_Toc363680116" w:history="1">
        <w:r w:rsidR="00D806DC" w:rsidRPr="0002534B">
          <w:rPr>
            <w:rStyle w:val="Hyperlink"/>
            <w:noProof/>
          </w:rPr>
          <w:t>5.3.</w:t>
        </w:r>
        <w:r w:rsidR="00D806DC">
          <w:rPr>
            <w:noProof/>
            <w:kern w:val="0"/>
            <w:sz w:val="22"/>
          </w:rPr>
          <w:tab/>
        </w:r>
        <w:r w:rsidR="00D806DC" w:rsidRPr="0002534B">
          <w:rPr>
            <w:rStyle w:val="Hyperlink"/>
            <w:rFonts w:hint="eastAsia"/>
            <w:noProof/>
          </w:rPr>
          <w:t>仪器、检测与技术转移管理后台</w:t>
        </w:r>
        <w:r w:rsidR="00D806DC">
          <w:rPr>
            <w:noProof/>
            <w:webHidden/>
          </w:rPr>
          <w:tab/>
        </w:r>
        <w:r>
          <w:rPr>
            <w:noProof/>
            <w:webHidden/>
          </w:rPr>
          <w:fldChar w:fldCharType="begin"/>
        </w:r>
        <w:r w:rsidR="00D806DC">
          <w:rPr>
            <w:noProof/>
            <w:webHidden/>
          </w:rPr>
          <w:instrText xml:space="preserve"> PAGEREF _Toc363680116 \h </w:instrText>
        </w:r>
        <w:r>
          <w:rPr>
            <w:noProof/>
            <w:webHidden/>
          </w:rPr>
        </w:r>
        <w:r>
          <w:rPr>
            <w:noProof/>
            <w:webHidden/>
          </w:rPr>
          <w:fldChar w:fldCharType="separate"/>
        </w:r>
        <w:r w:rsidR="00D806DC">
          <w:rPr>
            <w:noProof/>
            <w:webHidden/>
          </w:rPr>
          <w:t>23</w:t>
        </w:r>
        <w:r>
          <w:rPr>
            <w:noProof/>
            <w:webHidden/>
          </w:rPr>
          <w:fldChar w:fldCharType="end"/>
        </w:r>
      </w:hyperlink>
    </w:p>
    <w:p w:rsidR="00D806DC" w:rsidRDefault="002E4661" w:rsidP="00D806DC">
      <w:pPr>
        <w:pStyle w:val="TOC2"/>
        <w:tabs>
          <w:tab w:val="left" w:pos="1260"/>
          <w:tab w:val="right" w:leader="dot" w:pos="8296"/>
        </w:tabs>
        <w:rPr>
          <w:noProof/>
          <w:kern w:val="0"/>
          <w:sz w:val="22"/>
        </w:rPr>
      </w:pPr>
      <w:hyperlink w:anchor="_Toc363680117" w:history="1">
        <w:r w:rsidR="00D806DC" w:rsidRPr="0002534B">
          <w:rPr>
            <w:rStyle w:val="Hyperlink"/>
            <w:noProof/>
          </w:rPr>
          <w:t>5.3.1.</w:t>
        </w:r>
        <w:r w:rsidR="00D806DC">
          <w:rPr>
            <w:noProof/>
            <w:kern w:val="0"/>
            <w:sz w:val="22"/>
          </w:rPr>
          <w:tab/>
        </w:r>
        <w:r w:rsidR="00D806DC" w:rsidRPr="0002534B">
          <w:rPr>
            <w:rStyle w:val="Hyperlink"/>
            <w:rFonts w:hint="eastAsia"/>
            <w:noProof/>
          </w:rPr>
          <w:t>仪器设备管理</w:t>
        </w:r>
        <w:r w:rsidR="00D806DC" w:rsidRPr="0002534B">
          <w:rPr>
            <w:rStyle w:val="Hyperlink"/>
            <w:noProof/>
          </w:rPr>
          <w:t>(</w:t>
        </w:r>
        <w:r w:rsidR="00D806DC" w:rsidRPr="0002534B">
          <w:rPr>
            <w:rStyle w:val="Hyperlink"/>
            <w:rFonts w:hint="eastAsia"/>
            <w:noProof/>
          </w:rPr>
          <w:t>含使用预约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_Toc363680117 \h </w:instrText>
        </w:r>
        <w:r>
          <w:rPr>
            <w:noProof/>
            <w:webHidden/>
          </w:rPr>
        </w:r>
        <w:r>
          <w:rPr>
            <w:noProof/>
            <w:webHidden/>
          </w:rPr>
          <w:fldChar w:fldCharType="separate"/>
        </w:r>
        <w:r w:rsidR="00D806DC">
          <w:rPr>
            <w:noProof/>
            <w:webHidden/>
          </w:rPr>
          <w:t>23</w:t>
        </w:r>
        <w:r>
          <w:rPr>
            <w:noProof/>
            <w:webHidden/>
          </w:rPr>
          <w:fldChar w:fldCharType="end"/>
        </w:r>
      </w:hyperlink>
    </w:p>
    <w:p w:rsidR="00D806DC" w:rsidRDefault="002E4661" w:rsidP="00C5710F">
      <w:pPr>
        <w:pStyle w:val="TOC2"/>
        <w:tabs>
          <w:tab w:val="left" w:pos="1260"/>
          <w:tab w:val="right" w:leader="dot" w:pos="8296"/>
        </w:tabs>
        <w:rPr>
          <w:noProof/>
          <w:kern w:val="0"/>
          <w:sz w:val="22"/>
        </w:rPr>
      </w:pPr>
      <w:hyperlink w:anchor="_Toc363680118" w:history="1">
        <w:r w:rsidR="00D806DC" w:rsidRPr="0002534B">
          <w:rPr>
            <w:rStyle w:val="Hyperlink"/>
            <w:noProof/>
          </w:rPr>
          <w:t>5.3.2.</w:t>
        </w:r>
        <w:r w:rsidR="00D806DC">
          <w:rPr>
            <w:noProof/>
            <w:kern w:val="0"/>
            <w:sz w:val="22"/>
          </w:rPr>
          <w:tab/>
        </w:r>
        <w:r w:rsidR="00D806DC" w:rsidRPr="0002534B">
          <w:rPr>
            <w:rStyle w:val="Hyperlink"/>
            <w:rFonts w:hint="eastAsia"/>
            <w:noProof/>
          </w:rPr>
          <w:t>行业检测管理</w:t>
        </w:r>
        <w:r w:rsidR="00D806DC" w:rsidRPr="0002534B">
          <w:rPr>
            <w:rStyle w:val="Hyperlink"/>
            <w:noProof/>
          </w:rPr>
          <w:t>(</w:t>
        </w:r>
        <w:r w:rsidR="00D806DC" w:rsidRPr="0002534B">
          <w:rPr>
            <w:rStyle w:val="Hyperlink"/>
            <w:rFonts w:hint="eastAsia"/>
            <w:noProof/>
          </w:rPr>
          <w:t>含检测预约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_Toc363680118 \h </w:instrText>
        </w:r>
        <w:r>
          <w:rPr>
            <w:noProof/>
            <w:webHidden/>
          </w:rPr>
        </w:r>
        <w:r>
          <w:rPr>
            <w:noProof/>
            <w:webHidden/>
          </w:rPr>
          <w:fldChar w:fldCharType="separate"/>
        </w:r>
        <w:r w:rsidR="00D806DC">
          <w:rPr>
            <w:noProof/>
            <w:webHidden/>
          </w:rPr>
          <w:t>25</w:t>
        </w:r>
        <w:r>
          <w:rPr>
            <w:noProof/>
            <w:webHidden/>
          </w:rPr>
          <w:fldChar w:fldCharType="end"/>
        </w:r>
      </w:hyperlink>
    </w:p>
    <w:p w:rsidR="00D806DC" w:rsidRDefault="002E4661" w:rsidP="00573575">
      <w:pPr>
        <w:pStyle w:val="TOC2"/>
        <w:tabs>
          <w:tab w:val="left" w:pos="1260"/>
          <w:tab w:val="right" w:leader="dot" w:pos="8296"/>
        </w:tabs>
        <w:rPr>
          <w:noProof/>
          <w:kern w:val="0"/>
          <w:sz w:val="22"/>
        </w:rPr>
      </w:pPr>
      <w:hyperlink w:anchor="_Toc363680119" w:history="1">
        <w:r w:rsidR="00D806DC" w:rsidRPr="0002534B">
          <w:rPr>
            <w:rStyle w:val="Hyperlink"/>
            <w:noProof/>
          </w:rPr>
          <w:t>5.3.3.</w:t>
        </w:r>
        <w:r w:rsidR="00D806DC">
          <w:rPr>
            <w:noProof/>
            <w:kern w:val="0"/>
            <w:sz w:val="22"/>
          </w:rPr>
          <w:tab/>
        </w:r>
        <w:r w:rsidR="00D806DC" w:rsidRPr="0002534B">
          <w:rPr>
            <w:rStyle w:val="Hyperlink"/>
            <w:rFonts w:hint="eastAsia"/>
            <w:noProof/>
          </w:rPr>
          <w:t>科技成果与技术转移</w:t>
        </w:r>
        <w:r w:rsidR="00D806DC">
          <w:rPr>
            <w:noProof/>
            <w:webHidden/>
          </w:rPr>
          <w:tab/>
        </w:r>
        <w:r>
          <w:rPr>
            <w:noProof/>
            <w:webHidden/>
          </w:rPr>
          <w:fldChar w:fldCharType="begin"/>
        </w:r>
        <w:r w:rsidR="00D806DC">
          <w:rPr>
            <w:noProof/>
            <w:webHidden/>
          </w:rPr>
          <w:instrText xml:space="preserve"> PAGEREF _Toc363680119 \h </w:instrText>
        </w:r>
        <w:r>
          <w:rPr>
            <w:noProof/>
            <w:webHidden/>
          </w:rPr>
        </w:r>
        <w:r>
          <w:rPr>
            <w:noProof/>
            <w:webHidden/>
          </w:rPr>
          <w:fldChar w:fldCharType="separate"/>
        </w:r>
        <w:r w:rsidR="00D806DC">
          <w:rPr>
            <w:noProof/>
            <w:webHidden/>
          </w:rPr>
          <w:t>25</w:t>
        </w:r>
        <w:r>
          <w:rPr>
            <w:noProof/>
            <w:webHidden/>
          </w:rPr>
          <w:fldChar w:fldCharType="end"/>
        </w:r>
      </w:hyperlink>
    </w:p>
    <w:p w:rsidR="00D806DC" w:rsidRDefault="002E4661">
      <w:pPr>
        <w:pStyle w:val="TOC1"/>
        <w:tabs>
          <w:tab w:val="right" w:leader="dot" w:pos="8296"/>
        </w:tabs>
        <w:rPr>
          <w:noProof/>
          <w:kern w:val="0"/>
          <w:sz w:val="22"/>
        </w:rPr>
      </w:pPr>
      <w:hyperlink w:anchor="_Toc363680120" w:history="1">
        <w:r w:rsidR="00D806DC" w:rsidRPr="0002534B">
          <w:rPr>
            <w:rStyle w:val="Hyperlink"/>
            <w:rFonts w:asciiTheme="majorEastAsia" w:eastAsiaTheme="majorEastAsia" w:hAnsiTheme="majorEastAsia" w:hint="eastAsia"/>
            <w:noProof/>
          </w:rPr>
          <w:t>六</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产品的非功能性需求</w:t>
        </w:r>
        <w:r w:rsidR="00D806DC">
          <w:rPr>
            <w:noProof/>
            <w:webHidden/>
          </w:rPr>
          <w:tab/>
        </w:r>
        <w:r>
          <w:rPr>
            <w:noProof/>
            <w:webHidden/>
          </w:rPr>
          <w:fldChar w:fldCharType="begin"/>
        </w:r>
        <w:r w:rsidR="00D806DC">
          <w:rPr>
            <w:noProof/>
            <w:webHidden/>
          </w:rPr>
          <w:instrText xml:space="preserve"> PAGEREF _Toc363680120 \h </w:instrText>
        </w:r>
        <w:r>
          <w:rPr>
            <w:noProof/>
            <w:webHidden/>
          </w:rPr>
        </w:r>
        <w:r>
          <w:rPr>
            <w:noProof/>
            <w:webHidden/>
          </w:rPr>
          <w:fldChar w:fldCharType="separate"/>
        </w:r>
        <w:r w:rsidR="00D806DC">
          <w:rPr>
            <w:noProof/>
            <w:webHidden/>
          </w:rPr>
          <w:t>27</w:t>
        </w:r>
        <w:r>
          <w:rPr>
            <w:noProof/>
            <w:webHidden/>
          </w:rPr>
          <w:fldChar w:fldCharType="end"/>
        </w:r>
      </w:hyperlink>
    </w:p>
    <w:p w:rsidR="00D806DC" w:rsidRDefault="002E4661" w:rsidP="00D806DC">
      <w:pPr>
        <w:pStyle w:val="TOC2"/>
        <w:tabs>
          <w:tab w:val="left" w:pos="1260"/>
          <w:tab w:val="right" w:leader="dot" w:pos="8296"/>
        </w:tabs>
        <w:rPr>
          <w:noProof/>
          <w:kern w:val="0"/>
          <w:sz w:val="22"/>
        </w:rPr>
      </w:pPr>
      <w:hyperlink w:anchor="_Toc363680121" w:history="1">
        <w:r w:rsidR="00D806DC" w:rsidRPr="0002534B">
          <w:rPr>
            <w:rStyle w:val="Hyperlink"/>
            <w:noProof/>
          </w:rPr>
          <w:t>6.1.</w:t>
        </w:r>
        <w:r w:rsidR="00D806DC">
          <w:rPr>
            <w:noProof/>
            <w:kern w:val="0"/>
            <w:sz w:val="22"/>
          </w:rPr>
          <w:tab/>
        </w:r>
        <w:r w:rsidR="00D806DC" w:rsidRPr="0002534B">
          <w:rPr>
            <w:rStyle w:val="Hyperlink"/>
            <w:rFonts w:hint="eastAsia"/>
            <w:noProof/>
          </w:rPr>
          <w:t>设计原则</w:t>
        </w:r>
        <w:r w:rsidR="00D806DC">
          <w:rPr>
            <w:noProof/>
            <w:webHidden/>
          </w:rPr>
          <w:tab/>
        </w:r>
        <w:r>
          <w:rPr>
            <w:noProof/>
            <w:webHidden/>
          </w:rPr>
          <w:fldChar w:fldCharType="begin"/>
        </w:r>
        <w:r w:rsidR="00D806DC">
          <w:rPr>
            <w:noProof/>
            <w:webHidden/>
          </w:rPr>
          <w:instrText xml:space="preserve"> PAGEREF _Toc363680121 \h </w:instrText>
        </w:r>
        <w:r>
          <w:rPr>
            <w:noProof/>
            <w:webHidden/>
          </w:rPr>
        </w:r>
        <w:r>
          <w:rPr>
            <w:noProof/>
            <w:webHidden/>
          </w:rPr>
          <w:fldChar w:fldCharType="separate"/>
        </w:r>
        <w:r w:rsidR="00D806DC">
          <w:rPr>
            <w:noProof/>
            <w:webHidden/>
          </w:rPr>
          <w:t>27</w:t>
        </w:r>
        <w:r>
          <w:rPr>
            <w:noProof/>
            <w:webHidden/>
          </w:rPr>
          <w:fldChar w:fldCharType="end"/>
        </w:r>
      </w:hyperlink>
    </w:p>
    <w:p w:rsidR="00D806DC" w:rsidRDefault="002E4661" w:rsidP="00C5710F">
      <w:pPr>
        <w:pStyle w:val="TOC2"/>
        <w:tabs>
          <w:tab w:val="left" w:pos="1260"/>
          <w:tab w:val="right" w:leader="dot" w:pos="8296"/>
        </w:tabs>
        <w:rPr>
          <w:noProof/>
          <w:kern w:val="0"/>
          <w:sz w:val="22"/>
        </w:rPr>
      </w:pPr>
      <w:hyperlink w:anchor="_Toc363680122" w:history="1">
        <w:r w:rsidR="00D806DC" w:rsidRPr="0002534B">
          <w:rPr>
            <w:rStyle w:val="Hyperlink"/>
            <w:noProof/>
          </w:rPr>
          <w:t>6.2.</w:t>
        </w:r>
        <w:r w:rsidR="00D806DC">
          <w:rPr>
            <w:noProof/>
            <w:kern w:val="0"/>
            <w:sz w:val="22"/>
          </w:rPr>
          <w:tab/>
        </w:r>
        <w:r w:rsidR="00D806DC" w:rsidRPr="0002534B">
          <w:rPr>
            <w:rStyle w:val="Hyperlink"/>
            <w:rFonts w:hint="eastAsia"/>
            <w:noProof/>
          </w:rPr>
          <w:t>开发和运行环境</w:t>
        </w:r>
        <w:r w:rsidR="00D806DC">
          <w:rPr>
            <w:noProof/>
            <w:webHidden/>
          </w:rPr>
          <w:tab/>
        </w:r>
        <w:r>
          <w:rPr>
            <w:noProof/>
            <w:webHidden/>
          </w:rPr>
          <w:fldChar w:fldCharType="begin"/>
        </w:r>
        <w:r w:rsidR="00D806DC">
          <w:rPr>
            <w:noProof/>
            <w:webHidden/>
          </w:rPr>
          <w:instrText xml:space="preserve"> PAGEREF _Toc363680122 \h </w:instrText>
        </w:r>
        <w:r>
          <w:rPr>
            <w:noProof/>
            <w:webHidden/>
          </w:rPr>
        </w:r>
        <w:r>
          <w:rPr>
            <w:noProof/>
            <w:webHidden/>
          </w:rPr>
          <w:fldChar w:fldCharType="separate"/>
        </w:r>
        <w:r w:rsidR="00D806DC">
          <w:rPr>
            <w:noProof/>
            <w:webHidden/>
          </w:rPr>
          <w:t>29</w:t>
        </w:r>
        <w:r>
          <w:rPr>
            <w:noProof/>
            <w:webHidden/>
          </w:rPr>
          <w:fldChar w:fldCharType="end"/>
        </w:r>
      </w:hyperlink>
    </w:p>
    <w:p w:rsidR="00D806DC" w:rsidRDefault="002E4661" w:rsidP="00573575">
      <w:pPr>
        <w:pStyle w:val="TOC3"/>
        <w:tabs>
          <w:tab w:val="left" w:pos="1680"/>
          <w:tab w:val="right" w:leader="dot" w:pos="8296"/>
        </w:tabs>
        <w:rPr>
          <w:noProof/>
          <w:kern w:val="0"/>
          <w:sz w:val="22"/>
        </w:rPr>
      </w:pPr>
      <w:hyperlink w:anchor="_Toc363680123" w:history="1">
        <w:r w:rsidR="00D806DC" w:rsidRPr="0002534B">
          <w:rPr>
            <w:rStyle w:val="Hyperlink"/>
            <w:noProof/>
          </w:rPr>
          <w:t>6.2.1.</w:t>
        </w:r>
        <w:r w:rsidR="00D806DC">
          <w:rPr>
            <w:noProof/>
            <w:kern w:val="0"/>
            <w:sz w:val="22"/>
          </w:rPr>
          <w:tab/>
        </w:r>
        <w:r w:rsidR="00D806DC" w:rsidRPr="0002534B">
          <w:rPr>
            <w:rStyle w:val="Hyperlink"/>
            <w:rFonts w:hint="eastAsia"/>
            <w:noProof/>
          </w:rPr>
          <w:t>开发框架</w:t>
        </w:r>
        <w:r w:rsidR="00D806DC">
          <w:rPr>
            <w:noProof/>
            <w:webHidden/>
          </w:rPr>
          <w:tab/>
        </w:r>
        <w:r>
          <w:rPr>
            <w:noProof/>
            <w:webHidden/>
          </w:rPr>
          <w:fldChar w:fldCharType="begin"/>
        </w:r>
        <w:r w:rsidR="00D806DC">
          <w:rPr>
            <w:noProof/>
            <w:webHidden/>
          </w:rPr>
          <w:instrText xml:space="preserve"> PAGEREF _Toc363680123 \h </w:instrText>
        </w:r>
        <w:r>
          <w:rPr>
            <w:noProof/>
            <w:webHidden/>
          </w:rPr>
        </w:r>
        <w:r>
          <w:rPr>
            <w:noProof/>
            <w:webHidden/>
          </w:rPr>
          <w:fldChar w:fldCharType="separate"/>
        </w:r>
        <w:r w:rsidR="00D806DC">
          <w:rPr>
            <w:noProof/>
            <w:webHidden/>
          </w:rPr>
          <w:t>29</w:t>
        </w:r>
        <w:r>
          <w:rPr>
            <w:noProof/>
            <w:webHidden/>
          </w:rPr>
          <w:fldChar w:fldCharType="end"/>
        </w:r>
      </w:hyperlink>
    </w:p>
    <w:p w:rsidR="00D806DC" w:rsidRDefault="002E4661" w:rsidP="00573575">
      <w:pPr>
        <w:pStyle w:val="TOC3"/>
        <w:tabs>
          <w:tab w:val="left" w:pos="1680"/>
          <w:tab w:val="right" w:leader="dot" w:pos="8296"/>
        </w:tabs>
        <w:rPr>
          <w:noProof/>
          <w:kern w:val="0"/>
          <w:sz w:val="22"/>
        </w:rPr>
      </w:pPr>
      <w:hyperlink w:anchor="_Toc363680124" w:history="1">
        <w:r w:rsidR="00D806DC" w:rsidRPr="0002534B">
          <w:rPr>
            <w:rStyle w:val="Hyperlink"/>
            <w:noProof/>
          </w:rPr>
          <w:t>6.2.2.</w:t>
        </w:r>
        <w:r w:rsidR="00D806DC">
          <w:rPr>
            <w:noProof/>
            <w:kern w:val="0"/>
            <w:sz w:val="22"/>
          </w:rPr>
          <w:tab/>
        </w:r>
        <w:r w:rsidR="00D806DC" w:rsidRPr="0002534B">
          <w:rPr>
            <w:rStyle w:val="Hyperlink"/>
            <w:rFonts w:hint="eastAsia"/>
            <w:noProof/>
          </w:rPr>
          <w:t>操作系统</w:t>
        </w:r>
        <w:r w:rsidR="00D806DC">
          <w:rPr>
            <w:noProof/>
            <w:webHidden/>
          </w:rPr>
          <w:tab/>
        </w:r>
        <w:r>
          <w:rPr>
            <w:noProof/>
            <w:webHidden/>
          </w:rPr>
          <w:fldChar w:fldCharType="begin"/>
        </w:r>
        <w:r w:rsidR="00D806DC">
          <w:rPr>
            <w:noProof/>
            <w:webHidden/>
          </w:rPr>
          <w:instrText xml:space="preserve"> PAGEREF _Toc363680124 \h </w:instrText>
        </w:r>
        <w:r>
          <w:rPr>
            <w:noProof/>
            <w:webHidden/>
          </w:rPr>
        </w:r>
        <w:r>
          <w:rPr>
            <w:noProof/>
            <w:webHidden/>
          </w:rPr>
          <w:fldChar w:fldCharType="separate"/>
        </w:r>
        <w:r w:rsidR="00D806DC">
          <w:rPr>
            <w:noProof/>
            <w:webHidden/>
          </w:rPr>
          <w:t>30</w:t>
        </w:r>
        <w:r>
          <w:rPr>
            <w:noProof/>
            <w:webHidden/>
          </w:rPr>
          <w:fldChar w:fldCharType="end"/>
        </w:r>
      </w:hyperlink>
    </w:p>
    <w:p w:rsidR="00D806DC" w:rsidRDefault="002E4661" w:rsidP="009204A1">
      <w:pPr>
        <w:pStyle w:val="TOC3"/>
        <w:tabs>
          <w:tab w:val="left" w:pos="1680"/>
          <w:tab w:val="right" w:leader="dot" w:pos="8296"/>
        </w:tabs>
        <w:rPr>
          <w:noProof/>
          <w:kern w:val="0"/>
          <w:sz w:val="22"/>
        </w:rPr>
      </w:pPr>
      <w:hyperlink w:anchor="_Toc363680125" w:history="1">
        <w:r w:rsidR="00D806DC" w:rsidRPr="0002534B">
          <w:rPr>
            <w:rStyle w:val="Hyperlink"/>
            <w:noProof/>
          </w:rPr>
          <w:t>6.2.3.</w:t>
        </w:r>
        <w:r w:rsidR="00D806DC">
          <w:rPr>
            <w:noProof/>
            <w:kern w:val="0"/>
            <w:sz w:val="22"/>
          </w:rPr>
          <w:tab/>
        </w:r>
        <w:r w:rsidR="00D806DC" w:rsidRPr="0002534B">
          <w:rPr>
            <w:rStyle w:val="Hyperlink"/>
            <w:rFonts w:hint="eastAsia"/>
            <w:noProof/>
          </w:rPr>
          <w:t>数据库</w:t>
        </w:r>
        <w:r w:rsidR="00D806DC">
          <w:rPr>
            <w:noProof/>
            <w:webHidden/>
          </w:rPr>
          <w:tab/>
        </w:r>
        <w:r>
          <w:rPr>
            <w:noProof/>
            <w:webHidden/>
          </w:rPr>
          <w:fldChar w:fldCharType="begin"/>
        </w:r>
        <w:r w:rsidR="00D806DC">
          <w:rPr>
            <w:noProof/>
            <w:webHidden/>
          </w:rPr>
          <w:instrText xml:space="preserve"> PAGEREF _Toc363680125 \h </w:instrText>
        </w:r>
        <w:r>
          <w:rPr>
            <w:noProof/>
            <w:webHidden/>
          </w:rPr>
        </w:r>
        <w:r>
          <w:rPr>
            <w:noProof/>
            <w:webHidden/>
          </w:rPr>
          <w:fldChar w:fldCharType="separate"/>
        </w:r>
        <w:r w:rsidR="00D806DC">
          <w:rPr>
            <w:noProof/>
            <w:webHidden/>
          </w:rPr>
          <w:t>30</w:t>
        </w:r>
        <w:r>
          <w:rPr>
            <w:noProof/>
            <w:webHidden/>
          </w:rPr>
          <w:fldChar w:fldCharType="end"/>
        </w:r>
      </w:hyperlink>
    </w:p>
    <w:p w:rsidR="002E4661" w:rsidRDefault="002E4661">
      <w:pPr>
        <w:pStyle w:val="TOC3"/>
        <w:tabs>
          <w:tab w:val="left" w:pos="1680"/>
          <w:tab w:val="right" w:leader="dot" w:pos="8296"/>
        </w:tabs>
        <w:rPr>
          <w:noProof/>
          <w:kern w:val="0"/>
          <w:sz w:val="22"/>
        </w:rPr>
      </w:pPr>
      <w:hyperlink w:anchor="_Toc363680126" w:history="1">
        <w:r w:rsidR="00D806DC" w:rsidRPr="0002534B">
          <w:rPr>
            <w:rStyle w:val="Hyperlink"/>
            <w:noProof/>
          </w:rPr>
          <w:t>6.2.4.</w:t>
        </w:r>
        <w:r w:rsidR="00D806DC">
          <w:rPr>
            <w:noProof/>
            <w:kern w:val="0"/>
            <w:sz w:val="22"/>
          </w:rPr>
          <w:tab/>
        </w:r>
        <w:r w:rsidR="00D806DC" w:rsidRPr="0002534B">
          <w:rPr>
            <w:rStyle w:val="Hyperlink"/>
            <w:noProof/>
          </w:rPr>
          <w:t>Web</w:t>
        </w:r>
        <w:r w:rsidR="00D806DC" w:rsidRPr="0002534B">
          <w:rPr>
            <w:rStyle w:val="Hyperlink"/>
            <w:rFonts w:hint="eastAsia"/>
            <w:noProof/>
          </w:rPr>
          <w:t>开发标准</w:t>
        </w:r>
        <w:r w:rsidR="00D806DC">
          <w:rPr>
            <w:noProof/>
            <w:webHidden/>
          </w:rPr>
          <w:tab/>
        </w:r>
        <w:r>
          <w:rPr>
            <w:noProof/>
            <w:webHidden/>
          </w:rPr>
          <w:fldChar w:fldCharType="begin"/>
        </w:r>
        <w:r w:rsidR="00D806DC">
          <w:rPr>
            <w:noProof/>
            <w:webHidden/>
          </w:rPr>
          <w:instrText xml:space="preserve"> PAGEREF _Toc363680126 \h </w:instrText>
        </w:r>
        <w:r>
          <w:rPr>
            <w:noProof/>
            <w:webHidden/>
          </w:rPr>
        </w:r>
        <w:r>
          <w:rPr>
            <w:noProof/>
            <w:webHidden/>
          </w:rPr>
          <w:fldChar w:fldCharType="separate"/>
        </w:r>
        <w:r w:rsidR="00D806DC">
          <w:rPr>
            <w:noProof/>
            <w:webHidden/>
          </w:rPr>
          <w:t>30</w:t>
        </w:r>
        <w:r>
          <w:rPr>
            <w:noProof/>
            <w:webHidden/>
          </w:rPr>
          <w:fldChar w:fldCharType="end"/>
        </w:r>
      </w:hyperlink>
    </w:p>
    <w:p w:rsidR="002E4661" w:rsidRDefault="002E4661">
      <w:pPr>
        <w:pStyle w:val="TOC3"/>
        <w:tabs>
          <w:tab w:val="left" w:pos="1680"/>
          <w:tab w:val="right" w:leader="dot" w:pos="8296"/>
        </w:tabs>
        <w:rPr>
          <w:noProof/>
          <w:kern w:val="0"/>
          <w:sz w:val="22"/>
        </w:rPr>
      </w:pPr>
      <w:hyperlink w:anchor="_Toc363680127" w:history="1">
        <w:r w:rsidR="00D806DC" w:rsidRPr="0002534B">
          <w:rPr>
            <w:rStyle w:val="Hyperlink"/>
            <w:noProof/>
          </w:rPr>
          <w:t>6.2.5.</w:t>
        </w:r>
        <w:r w:rsidR="00D806DC">
          <w:rPr>
            <w:noProof/>
            <w:kern w:val="0"/>
            <w:sz w:val="22"/>
          </w:rPr>
          <w:tab/>
        </w:r>
        <w:r w:rsidR="00D806DC" w:rsidRPr="0002534B">
          <w:rPr>
            <w:rStyle w:val="Hyperlink"/>
            <w:rFonts w:hint="eastAsia"/>
            <w:noProof/>
          </w:rPr>
          <w:t>协议支持</w:t>
        </w:r>
        <w:r w:rsidR="00D806DC">
          <w:rPr>
            <w:noProof/>
            <w:webHidden/>
          </w:rPr>
          <w:tab/>
        </w:r>
        <w:r>
          <w:rPr>
            <w:noProof/>
            <w:webHidden/>
          </w:rPr>
          <w:fldChar w:fldCharType="begin"/>
        </w:r>
        <w:r w:rsidR="00D806DC">
          <w:rPr>
            <w:noProof/>
            <w:webHidden/>
          </w:rPr>
          <w:instrText xml:space="preserve"> PAGEREF _Toc363680127 \h </w:instrText>
        </w:r>
        <w:r>
          <w:rPr>
            <w:noProof/>
            <w:webHidden/>
          </w:rPr>
        </w:r>
        <w:r>
          <w:rPr>
            <w:noProof/>
            <w:webHidden/>
          </w:rPr>
          <w:fldChar w:fldCharType="separate"/>
        </w:r>
        <w:r w:rsidR="00D806DC">
          <w:rPr>
            <w:noProof/>
            <w:webHidden/>
          </w:rPr>
          <w:t>31</w:t>
        </w:r>
        <w:r>
          <w:rPr>
            <w:noProof/>
            <w:webHidden/>
          </w:rPr>
          <w:fldChar w:fldCharType="end"/>
        </w:r>
      </w:hyperlink>
    </w:p>
    <w:p w:rsidR="002D7812" w:rsidRDefault="002E4661" w:rsidP="002D7812">
      <w:pPr>
        <w:rPr>
          <w:rFonts w:ascii="宋体" w:hAnsi="宋体"/>
        </w:rPr>
      </w:pPr>
      <w:r>
        <w:rPr>
          <w:rFonts w:ascii="宋体" w:hAnsi="宋体"/>
        </w:rPr>
        <w:fldChar w:fldCharType="end"/>
      </w:r>
    </w:p>
    <w:p w:rsidR="002D7812" w:rsidRDefault="002D7812">
      <w:pPr>
        <w:widowControl/>
        <w:jc w:val="left"/>
        <w:rPr>
          <w:rFonts w:ascii="宋体" w:hAnsi="宋体"/>
        </w:rPr>
      </w:pPr>
      <w:r>
        <w:rPr>
          <w:rFonts w:ascii="宋体" w:hAnsi="宋体"/>
        </w:rPr>
        <w:br w:type="page"/>
      </w:r>
    </w:p>
    <w:p w:rsidR="00985DE1" w:rsidRPr="00616EAD" w:rsidRDefault="00960DBF" w:rsidP="002532F5">
      <w:pPr>
        <w:pStyle w:val="Title"/>
        <w:spacing w:before="0" w:after="0" w:line="360" w:lineRule="auto"/>
        <w:jc w:val="left"/>
        <w:rPr>
          <w:rFonts w:asciiTheme="majorEastAsia" w:eastAsiaTheme="majorEastAsia" w:hAnsiTheme="majorEastAsia"/>
          <w:sz w:val="44"/>
          <w:szCs w:val="44"/>
        </w:rPr>
      </w:pPr>
      <w:bookmarkStart w:id="22" w:name="_Toc358546250"/>
      <w:bookmarkStart w:id="23" w:name="_Toc363680082"/>
      <w:proofErr w:type="gramStart"/>
      <w:r>
        <w:rPr>
          <w:rFonts w:asciiTheme="majorEastAsia" w:eastAsiaTheme="majorEastAsia" w:hAnsiTheme="majorEastAsia" w:hint="eastAsia"/>
          <w:sz w:val="44"/>
          <w:szCs w:val="44"/>
        </w:rPr>
        <w:lastRenderedPageBreak/>
        <w:t>一</w:t>
      </w:r>
      <w:proofErr w:type="gramEnd"/>
      <w:r w:rsidR="002532F5">
        <w:rPr>
          <w:rFonts w:asciiTheme="majorEastAsia" w:eastAsiaTheme="majorEastAsia" w:hAnsiTheme="majorEastAsia" w:hint="eastAsia"/>
          <w:sz w:val="44"/>
          <w:szCs w:val="44"/>
        </w:rPr>
        <w:t>.文档介绍</w:t>
      </w:r>
      <w:bookmarkEnd w:id="22"/>
      <w:bookmarkEnd w:id="23"/>
    </w:p>
    <w:p w:rsidR="00985DE1" w:rsidRDefault="002532F5" w:rsidP="002532F5">
      <w:pPr>
        <w:pStyle w:val="Heading1"/>
        <w:numPr>
          <w:ilvl w:val="1"/>
          <w:numId w:val="31"/>
        </w:numPr>
        <w:spacing w:line="360" w:lineRule="auto"/>
      </w:pPr>
      <w:bookmarkStart w:id="24" w:name="_Toc358546251"/>
      <w:bookmarkStart w:id="25" w:name="_Toc363680083"/>
      <w:r>
        <w:rPr>
          <w:rFonts w:hint="eastAsia"/>
        </w:rPr>
        <w:t>文档目的</w:t>
      </w:r>
      <w:bookmarkEnd w:id="24"/>
      <w:bookmarkEnd w:id="25"/>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本文档是针对深圳大学城开放实验室服务平台的使用环境和功能提出的具体要求,是该</w:t>
      </w:r>
      <w:r w:rsidR="00DB3E28" w:rsidRPr="00F06F05">
        <w:rPr>
          <w:rFonts w:asciiTheme="majorEastAsia" w:eastAsiaTheme="majorEastAsia" w:hAnsiTheme="majorEastAsia" w:cs="Arial" w:hint="eastAsia"/>
          <w:color w:val="000000" w:themeColor="text1"/>
          <w:kern w:val="0"/>
          <w:sz w:val="24"/>
          <w:szCs w:val="24"/>
        </w:rPr>
        <w:t>系统</w:t>
      </w:r>
      <w:r w:rsidRPr="00F06F05">
        <w:rPr>
          <w:rFonts w:asciiTheme="majorEastAsia" w:eastAsiaTheme="majorEastAsia" w:hAnsiTheme="majorEastAsia" w:cs="Arial" w:hint="eastAsia"/>
          <w:color w:val="000000" w:themeColor="text1"/>
          <w:kern w:val="0"/>
          <w:sz w:val="24"/>
          <w:szCs w:val="24"/>
        </w:rPr>
        <w:t>设计和开发的重要依据。</w:t>
      </w:r>
    </w:p>
    <w:p w:rsidR="002532F5" w:rsidRDefault="002532F5" w:rsidP="002532F5">
      <w:pPr>
        <w:rPr>
          <w:rFonts w:asciiTheme="majorEastAsia" w:eastAsiaTheme="majorEastAsia" w:hAnsiTheme="majorEastAsia" w:cs="Arial"/>
          <w:color w:val="666666"/>
          <w:kern w:val="0"/>
          <w:sz w:val="24"/>
          <w:szCs w:val="24"/>
        </w:rPr>
      </w:pPr>
    </w:p>
    <w:p w:rsidR="002532F5" w:rsidRDefault="002532F5" w:rsidP="002532F5">
      <w:pPr>
        <w:pStyle w:val="Heading1"/>
        <w:numPr>
          <w:ilvl w:val="1"/>
          <w:numId w:val="31"/>
        </w:numPr>
        <w:spacing w:line="360" w:lineRule="auto"/>
      </w:pPr>
      <w:bookmarkStart w:id="26" w:name="_Toc363680084"/>
      <w:r>
        <w:rPr>
          <w:rFonts w:hint="eastAsia"/>
        </w:rPr>
        <w:t>文档范围</w:t>
      </w:r>
      <w:bookmarkEnd w:id="26"/>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 xml:space="preserve">本文档包含以下几部分： </w:t>
      </w:r>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 xml:space="preserve">1. 产品介绍 </w:t>
      </w:r>
    </w:p>
    <w:p w:rsidR="002532F5" w:rsidRPr="00F06F05" w:rsidRDefault="002532F5" w:rsidP="00B137EA">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2. 产品面向的用户</w:t>
      </w:r>
      <w:r w:rsidR="00323624">
        <w:rPr>
          <w:rFonts w:asciiTheme="majorEastAsia" w:eastAsiaTheme="majorEastAsia" w:hAnsiTheme="majorEastAsia" w:cs="Arial" w:hint="eastAsia"/>
          <w:color w:val="000000" w:themeColor="text1"/>
          <w:kern w:val="0"/>
          <w:sz w:val="24"/>
          <w:szCs w:val="24"/>
        </w:rPr>
        <w:t>与角色</w:t>
      </w:r>
    </w:p>
    <w:p w:rsidR="002532F5" w:rsidRPr="00F06F05" w:rsidRDefault="00B137EA" w:rsidP="00323624">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3</w:t>
      </w:r>
      <w:r w:rsidR="002532F5" w:rsidRPr="00F06F05">
        <w:rPr>
          <w:rFonts w:asciiTheme="majorEastAsia" w:eastAsiaTheme="majorEastAsia" w:hAnsiTheme="majorEastAsia" w:cs="Arial" w:hint="eastAsia"/>
          <w:color w:val="000000" w:themeColor="text1"/>
          <w:kern w:val="0"/>
          <w:sz w:val="24"/>
          <w:szCs w:val="24"/>
        </w:rPr>
        <w:t xml:space="preserve">. 产品的范围 </w:t>
      </w:r>
    </w:p>
    <w:p w:rsidR="002532F5" w:rsidRPr="00F06F05" w:rsidRDefault="00B137EA" w:rsidP="002532F5">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4</w:t>
      </w:r>
      <w:r w:rsidR="002532F5" w:rsidRPr="00F06F05">
        <w:rPr>
          <w:rFonts w:asciiTheme="majorEastAsia" w:eastAsiaTheme="majorEastAsia" w:hAnsiTheme="majorEastAsia" w:cs="Arial" w:hint="eastAsia"/>
          <w:color w:val="000000" w:themeColor="text1"/>
          <w:kern w:val="0"/>
          <w:sz w:val="24"/>
          <w:szCs w:val="24"/>
        </w:rPr>
        <w:t xml:space="preserve">. 产品的功能性需求 </w:t>
      </w:r>
    </w:p>
    <w:p w:rsidR="002532F5" w:rsidRPr="00F06F05" w:rsidRDefault="00B137EA" w:rsidP="00F06F05">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5</w:t>
      </w:r>
      <w:r w:rsidR="002532F5" w:rsidRPr="00F06F05">
        <w:rPr>
          <w:rFonts w:asciiTheme="majorEastAsia" w:eastAsiaTheme="majorEastAsia" w:hAnsiTheme="majorEastAsia" w:cs="Arial" w:hint="eastAsia"/>
          <w:color w:val="000000" w:themeColor="text1"/>
          <w:kern w:val="0"/>
          <w:sz w:val="24"/>
          <w:szCs w:val="24"/>
        </w:rPr>
        <w:t xml:space="preserve">. 产品的非功能性需求 </w:t>
      </w:r>
    </w:p>
    <w:p w:rsidR="002532F5" w:rsidRDefault="002532F5" w:rsidP="002532F5"/>
    <w:p w:rsidR="002532F5" w:rsidRDefault="002532F5" w:rsidP="002532F5">
      <w:pPr>
        <w:pStyle w:val="Heading1"/>
        <w:numPr>
          <w:ilvl w:val="1"/>
          <w:numId w:val="31"/>
        </w:numPr>
        <w:spacing w:line="360" w:lineRule="auto"/>
      </w:pPr>
      <w:bookmarkStart w:id="27" w:name="_Toc363680085"/>
      <w:r>
        <w:rPr>
          <w:rFonts w:hint="eastAsia"/>
        </w:rPr>
        <w:t>读者对象</w:t>
      </w:r>
      <w:bookmarkEnd w:id="27"/>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 xml:space="preserve">本文档的读者范围包括： </w:t>
      </w:r>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1. 项目需求提供方责任人；</w:t>
      </w:r>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2. 开发方的项目经理、系统分析设计人员、</w:t>
      </w:r>
      <w:r w:rsidR="000460D7">
        <w:rPr>
          <w:rFonts w:asciiTheme="majorEastAsia" w:eastAsiaTheme="majorEastAsia" w:hAnsiTheme="majorEastAsia" w:cs="Arial" w:hint="eastAsia"/>
          <w:color w:val="000000" w:themeColor="text1"/>
          <w:kern w:val="0"/>
          <w:sz w:val="24"/>
          <w:szCs w:val="24"/>
        </w:rPr>
        <w:t>开发人员及</w:t>
      </w:r>
      <w:r w:rsidRPr="000460D7">
        <w:rPr>
          <w:rFonts w:asciiTheme="majorEastAsia" w:eastAsiaTheme="majorEastAsia" w:hAnsiTheme="majorEastAsia" w:cs="Arial" w:hint="eastAsia"/>
          <w:color w:val="000000" w:themeColor="text1"/>
          <w:kern w:val="0"/>
          <w:sz w:val="24"/>
          <w:szCs w:val="24"/>
        </w:rPr>
        <w:t>测试人员</w:t>
      </w:r>
      <w:r w:rsidR="000460D7">
        <w:rPr>
          <w:rFonts w:asciiTheme="majorEastAsia" w:eastAsiaTheme="majorEastAsia" w:hAnsiTheme="majorEastAsia" w:cs="Arial" w:hint="eastAsia"/>
          <w:color w:val="000000" w:themeColor="text1"/>
          <w:kern w:val="0"/>
          <w:sz w:val="24"/>
          <w:szCs w:val="24"/>
        </w:rPr>
        <w:t>等</w:t>
      </w:r>
      <w:r w:rsidRPr="000460D7">
        <w:rPr>
          <w:rFonts w:asciiTheme="majorEastAsia" w:eastAsiaTheme="majorEastAsia" w:hAnsiTheme="majorEastAsia" w:cs="Arial" w:hint="eastAsia"/>
          <w:color w:val="000000" w:themeColor="text1"/>
          <w:kern w:val="0"/>
          <w:sz w:val="24"/>
          <w:szCs w:val="24"/>
        </w:rPr>
        <w:t>；</w:t>
      </w:r>
    </w:p>
    <w:p w:rsidR="002532F5" w:rsidRDefault="002532F5" w:rsidP="002532F5">
      <w:pPr>
        <w:rPr>
          <w:rFonts w:asciiTheme="majorEastAsia" w:eastAsiaTheme="majorEastAsia" w:hAnsiTheme="majorEastAsia" w:cs="Arial"/>
          <w:color w:val="666666"/>
          <w:kern w:val="0"/>
          <w:sz w:val="24"/>
          <w:szCs w:val="24"/>
        </w:rPr>
      </w:pPr>
    </w:p>
    <w:p w:rsidR="002532F5" w:rsidRDefault="00BD31B0" w:rsidP="002532F5">
      <w:pPr>
        <w:pStyle w:val="Heading1"/>
        <w:numPr>
          <w:ilvl w:val="1"/>
          <w:numId w:val="31"/>
        </w:numPr>
        <w:spacing w:line="360" w:lineRule="auto"/>
      </w:pPr>
      <w:bookmarkStart w:id="28" w:name="_Toc363680086"/>
      <w:r w:rsidRPr="00BD31B0">
        <w:rPr>
          <w:rFonts w:hint="eastAsia"/>
        </w:rPr>
        <w:t>参考文献</w:t>
      </w:r>
      <w:bookmarkEnd w:id="28"/>
    </w:p>
    <w:p w:rsidR="005A4C22" w:rsidRPr="00A87AE0" w:rsidRDefault="005A4C22" w:rsidP="005A4C22">
      <w:pPr>
        <w:ind w:firstLine="465"/>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《深圳大学城开放实验室服务平台工作方案》</w:t>
      </w:r>
    </w:p>
    <w:p w:rsidR="00E46330" w:rsidRPr="00A87AE0" w:rsidRDefault="005A4C22" w:rsidP="005A4C22">
      <w:pPr>
        <w:ind w:firstLine="465"/>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《开放实验室管理系统的研究与设计》</w:t>
      </w:r>
    </w:p>
    <w:p w:rsidR="00201109" w:rsidRDefault="00201109" w:rsidP="00201109">
      <w:pPr>
        <w:rPr>
          <w:rFonts w:asciiTheme="majorEastAsia" w:eastAsiaTheme="majorEastAsia" w:hAnsiTheme="majorEastAsia" w:cs="Arial"/>
          <w:color w:val="666666"/>
          <w:kern w:val="0"/>
          <w:sz w:val="24"/>
          <w:szCs w:val="24"/>
        </w:rPr>
      </w:pPr>
    </w:p>
    <w:p w:rsidR="00201109" w:rsidRDefault="00201109" w:rsidP="00201109">
      <w:pPr>
        <w:pStyle w:val="Heading1"/>
        <w:numPr>
          <w:ilvl w:val="1"/>
          <w:numId w:val="31"/>
        </w:numPr>
        <w:spacing w:line="360" w:lineRule="auto"/>
      </w:pPr>
      <w:bookmarkStart w:id="29" w:name="_Toc363680087"/>
      <w:r>
        <w:rPr>
          <w:rFonts w:hint="eastAsia"/>
        </w:rPr>
        <w:t>术语与缩写解释</w:t>
      </w:r>
      <w:bookmarkEnd w:id="29"/>
    </w:p>
    <w:p w:rsidR="00FF5F5A" w:rsidRDefault="00FF5F5A" w:rsidP="00201109">
      <w:pPr>
        <w:ind w:firstLine="465"/>
        <w:rPr>
          <w:rFonts w:asciiTheme="majorEastAsia" w:eastAsiaTheme="majorEastAsia" w:hAnsiTheme="majorEastAsia" w:cs="Arial"/>
          <w:color w:val="666666"/>
          <w:kern w:val="0"/>
          <w:sz w:val="24"/>
          <w:szCs w:val="24"/>
        </w:rPr>
      </w:pPr>
    </w:p>
    <w:p w:rsidR="00FF5F5A" w:rsidRDefault="00FF5F5A" w:rsidP="00201109">
      <w:pPr>
        <w:ind w:firstLine="465"/>
        <w:rPr>
          <w:rFonts w:asciiTheme="majorEastAsia" w:eastAsiaTheme="majorEastAsia" w:hAnsiTheme="majorEastAsia" w:cs="Arial"/>
          <w:color w:val="666666"/>
          <w:kern w:val="0"/>
          <w:sz w:val="24"/>
          <w:szCs w:val="24"/>
        </w:rPr>
      </w:pPr>
    </w:p>
    <w:tbl>
      <w:tblPr>
        <w:tblStyle w:val="TableGrid"/>
        <w:tblW w:w="0" w:type="auto"/>
        <w:tblLook w:val="04A0"/>
      </w:tblPr>
      <w:tblGrid>
        <w:gridCol w:w="2088"/>
        <w:gridCol w:w="6434"/>
      </w:tblGrid>
      <w:tr w:rsidR="003A045F" w:rsidRPr="00A87AE0" w:rsidTr="00C01A13">
        <w:trPr>
          <w:trHeight w:val="350"/>
        </w:trPr>
        <w:tc>
          <w:tcPr>
            <w:tcW w:w="2088" w:type="dxa"/>
            <w:shd w:val="clear" w:color="auto" w:fill="DDD9C3" w:themeFill="background2" w:themeFillShade="E6"/>
          </w:tcPr>
          <w:p w:rsidR="003A045F" w:rsidRPr="00A87AE0" w:rsidRDefault="003A045F" w:rsidP="003A045F">
            <w:pPr>
              <w:jc w:val="center"/>
              <w:rPr>
                <w:rFonts w:asciiTheme="majorEastAsia" w:eastAsiaTheme="majorEastAsia" w:hAnsiTheme="majorEastAsia" w:cs="Arial"/>
                <w:color w:val="0070C0"/>
                <w:kern w:val="0"/>
                <w:sz w:val="24"/>
                <w:szCs w:val="24"/>
              </w:rPr>
            </w:pPr>
            <w:r w:rsidRPr="00A87AE0">
              <w:rPr>
                <w:rFonts w:asciiTheme="majorEastAsia" w:eastAsiaTheme="majorEastAsia" w:hAnsiTheme="majorEastAsia" w:cs="Arial" w:hint="eastAsia"/>
                <w:color w:val="0070C0"/>
                <w:kern w:val="0"/>
                <w:sz w:val="24"/>
                <w:szCs w:val="24"/>
              </w:rPr>
              <w:t>缩写、术语</w:t>
            </w:r>
          </w:p>
        </w:tc>
        <w:tc>
          <w:tcPr>
            <w:tcW w:w="6434" w:type="dxa"/>
            <w:shd w:val="clear" w:color="auto" w:fill="DDD9C3" w:themeFill="background2" w:themeFillShade="E6"/>
          </w:tcPr>
          <w:p w:rsidR="003A045F" w:rsidRPr="00A87AE0" w:rsidRDefault="003A045F" w:rsidP="003A045F">
            <w:pPr>
              <w:jc w:val="center"/>
              <w:rPr>
                <w:rFonts w:asciiTheme="majorEastAsia" w:eastAsiaTheme="majorEastAsia" w:hAnsiTheme="majorEastAsia" w:cs="Arial"/>
                <w:color w:val="0070C0"/>
                <w:kern w:val="0"/>
                <w:sz w:val="24"/>
                <w:szCs w:val="24"/>
              </w:rPr>
            </w:pPr>
            <w:r w:rsidRPr="00A87AE0">
              <w:rPr>
                <w:rFonts w:asciiTheme="majorEastAsia" w:eastAsiaTheme="majorEastAsia" w:hAnsiTheme="majorEastAsia" w:cs="Arial" w:hint="eastAsia"/>
                <w:color w:val="0070C0"/>
                <w:kern w:val="0"/>
                <w:sz w:val="24"/>
                <w:szCs w:val="24"/>
              </w:rPr>
              <w:t>解释</w:t>
            </w:r>
          </w:p>
        </w:tc>
      </w:tr>
      <w:tr w:rsidR="003A045F" w:rsidRPr="00A87AE0" w:rsidTr="00C01A13">
        <w:trPr>
          <w:trHeight w:val="485"/>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lastRenderedPageBreak/>
              <w:t>管理员</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特指各个实验室的管理员</w:t>
            </w:r>
          </w:p>
        </w:tc>
      </w:tr>
      <w:tr w:rsidR="003A045F" w:rsidRPr="00A87AE0" w:rsidTr="00C01A13">
        <w:trPr>
          <w:trHeight w:val="431"/>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专家</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校内外行业专家</w:t>
            </w:r>
          </w:p>
        </w:tc>
      </w:tr>
      <w:tr w:rsidR="003A045F" w:rsidRPr="00A87AE0" w:rsidTr="00C01A13">
        <w:trPr>
          <w:trHeight w:val="440"/>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仪器</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各个实验室的仪器设备</w:t>
            </w:r>
          </w:p>
        </w:tc>
      </w:tr>
      <w:tr w:rsidR="003A045F" w:rsidRPr="00A87AE0" w:rsidTr="00C01A13">
        <w:trPr>
          <w:trHeight w:val="440"/>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行业检测</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各个实验室提供的检测，按行业区分。</w:t>
            </w:r>
          </w:p>
        </w:tc>
      </w:tr>
    </w:tbl>
    <w:p w:rsidR="00201109" w:rsidRDefault="00201109" w:rsidP="00201109">
      <w:pPr>
        <w:rPr>
          <w:rFonts w:asciiTheme="majorEastAsia" w:eastAsiaTheme="majorEastAsia" w:hAnsiTheme="majorEastAsia" w:cs="Arial"/>
          <w:color w:val="666666"/>
          <w:kern w:val="0"/>
          <w:sz w:val="24"/>
          <w:szCs w:val="24"/>
        </w:rPr>
      </w:pPr>
    </w:p>
    <w:p w:rsidR="002532F5" w:rsidRDefault="002532F5" w:rsidP="00985DE1">
      <w:pPr>
        <w:widowControl/>
        <w:spacing w:line="360" w:lineRule="auto"/>
        <w:ind w:firstLine="420"/>
        <w:jc w:val="left"/>
        <w:rPr>
          <w:rFonts w:asciiTheme="majorEastAsia" w:eastAsiaTheme="majorEastAsia" w:hAnsiTheme="majorEastAsia" w:cs="Arial"/>
          <w:color w:val="666666"/>
          <w:kern w:val="0"/>
          <w:sz w:val="24"/>
          <w:szCs w:val="24"/>
        </w:rPr>
      </w:pPr>
    </w:p>
    <w:p w:rsidR="002532F5" w:rsidRPr="00616EAD" w:rsidRDefault="008A1CEC" w:rsidP="008A1CEC">
      <w:pPr>
        <w:pStyle w:val="Title"/>
        <w:spacing w:before="0" w:after="0" w:line="360" w:lineRule="auto"/>
        <w:jc w:val="left"/>
        <w:rPr>
          <w:rFonts w:asciiTheme="majorEastAsia" w:eastAsiaTheme="majorEastAsia" w:hAnsiTheme="majorEastAsia"/>
          <w:sz w:val="44"/>
          <w:szCs w:val="44"/>
        </w:rPr>
      </w:pPr>
      <w:bookmarkStart w:id="30" w:name="_Toc363680088"/>
      <w:r>
        <w:rPr>
          <w:rFonts w:asciiTheme="majorEastAsia" w:eastAsiaTheme="majorEastAsia" w:hAnsiTheme="majorEastAsia" w:hint="eastAsia"/>
          <w:sz w:val="44"/>
          <w:szCs w:val="44"/>
        </w:rPr>
        <w:t>二.产品介绍</w:t>
      </w:r>
      <w:bookmarkEnd w:id="30"/>
    </w:p>
    <w:p w:rsidR="00E93629" w:rsidRPr="008A77BC" w:rsidRDefault="00E93629" w:rsidP="00E93629">
      <w:pPr>
        <w:adjustRightInd w:val="0"/>
        <w:snapToGrid w:val="0"/>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cs="Times New Roman" w:hint="eastAsia"/>
          <w:sz w:val="24"/>
          <w:szCs w:val="24"/>
        </w:rPr>
        <w:t>本系统是为了</w:t>
      </w:r>
      <w:r w:rsidRPr="008A77BC">
        <w:rPr>
          <w:rFonts w:asciiTheme="majorEastAsia" w:eastAsiaTheme="majorEastAsia" w:hAnsiTheme="majorEastAsia" w:cs="Times New Roman" w:hint="eastAsia"/>
          <w:sz w:val="24"/>
          <w:szCs w:val="24"/>
        </w:rPr>
        <w:t>有效利用和挖掘实验室资源条件，充分发挥实验室在实施素质教育以及高新技术开发和科技成果转化中的重要作用，推动实验教学改革，</w:t>
      </w:r>
      <w:r w:rsidRPr="008A77BC">
        <w:rPr>
          <w:rFonts w:asciiTheme="majorEastAsia" w:eastAsiaTheme="majorEastAsia" w:hAnsiTheme="majorEastAsia" w:hint="eastAsia"/>
          <w:sz w:val="24"/>
          <w:szCs w:val="24"/>
        </w:rPr>
        <w:t>根据《深圳大学城开放实验室服务平台工作方案》, 按照“突出共享、创新机制、统筹规划、分步实施、综合集成、优化配置、政府推动、多方共建”的原则，结合深圳建设国家创新型城市的总体要求，加快科技资源开放与共享，促进科技信息交流与互动，建成适应科技创新需求和科技发展需要的科技基础条件网络支撑体系，实现资源共享、平台共建、服务共管、效益共赢。</w:t>
      </w:r>
    </w:p>
    <w:p w:rsidR="00E072FE" w:rsidRDefault="00E072FE" w:rsidP="002532F5">
      <w:pPr>
        <w:widowControl/>
        <w:spacing w:line="360" w:lineRule="auto"/>
        <w:ind w:firstLine="420"/>
        <w:jc w:val="left"/>
        <w:rPr>
          <w:rFonts w:asciiTheme="majorEastAsia" w:eastAsiaTheme="majorEastAsia" w:hAnsiTheme="majorEastAsia" w:cs="Arial"/>
          <w:color w:val="666666"/>
          <w:kern w:val="0"/>
          <w:sz w:val="24"/>
          <w:szCs w:val="24"/>
        </w:rPr>
      </w:pPr>
    </w:p>
    <w:p w:rsidR="00E072FE" w:rsidRDefault="00E072FE" w:rsidP="00E072FE">
      <w:pPr>
        <w:widowControl/>
        <w:spacing w:line="360" w:lineRule="auto"/>
        <w:jc w:val="left"/>
        <w:rPr>
          <w:rFonts w:asciiTheme="majorEastAsia" w:eastAsiaTheme="majorEastAsia" w:hAnsiTheme="majorEastAsia" w:cs="Arial"/>
          <w:color w:val="666666"/>
          <w:kern w:val="0"/>
          <w:sz w:val="24"/>
          <w:szCs w:val="24"/>
        </w:rPr>
      </w:pPr>
    </w:p>
    <w:p w:rsidR="00E072FE" w:rsidRPr="00616EAD" w:rsidRDefault="00E072FE" w:rsidP="00E072FE">
      <w:pPr>
        <w:pStyle w:val="Title"/>
        <w:spacing w:before="0" w:after="0" w:line="360" w:lineRule="auto"/>
        <w:jc w:val="left"/>
        <w:rPr>
          <w:rFonts w:asciiTheme="majorEastAsia" w:eastAsiaTheme="majorEastAsia" w:hAnsiTheme="majorEastAsia"/>
          <w:sz w:val="44"/>
          <w:szCs w:val="44"/>
        </w:rPr>
      </w:pPr>
      <w:bookmarkStart w:id="31" w:name="_Toc363680089"/>
      <w:r>
        <w:rPr>
          <w:rFonts w:asciiTheme="majorEastAsia" w:eastAsiaTheme="majorEastAsia" w:hAnsiTheme="majorEastAsia" w:hint="eastAsia"/>
          <w:sz w:val="44"/>
          <w:szCs w:val="44"/>
        </w:rPr>
        <w:t>三.产品的用户</w:t>
      </w:r>
      <w:r w:rsidR="00195B6A">
        <w:rPr>
          <w:rFonts w:asciiTheme="majorEastAsia" w:eastAsiaTheme="majorEastAsia" w:hAnsiTheme="majorEastAsia" w:hint="eastAsia"/>
          <w:sz w:val="44"/>
          <w:szCs w:val="44"/>
        </w:rPr>
        <w:t>与角色</w:t>
      </w:r>
      <w:bookmarkEnd w:id="31"/>
    </w:p>
    <w:tbl>
      <w:tblPr>
        <w:tblStyle w:val="TableGrid"/>
        <w:tblW w:w="0" w:type="auto"/>
        <w:jc w:val="center"/>
        <w:tblLook w:val="04A0"/>
      </w:tblPr>
      <w:tblGrid>
        <w:gridCol w:w="2126"/>
        <w:gridCol w:w="2194"/>
        <w:gridCol w:w="4202"/>
      </w:tblGrid>
      <w:tr w:rsidR="00554E7E" w:rsidTr="00554E7E">
        <w:trPr>
          <w:jc w:val="center"/>
        </w:trPr>
        <w:tc>
          <w:tcPr>
            <w:tcW w:w="2126"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角色类别</w:t>
            </w:r>
          </w:p>
        </w:tc>
        <w:tc>
          <w:tcPr>
            <w:tcW w:w="2194"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角色名称</w:t>
            </w:r>
          </w:p>
        </w:tc>
        <w:tc>
          <w:tcPr>
            <w:tcW w:w="4202"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职责描述</w:t>
            </w:r>
          </w:p>
        </w:tc>
      </w:tr>
      <w:tr w:rsidR="00554E7E" w:rsidTr="00554E7E">
        <w:trPr>
          <w:jc w:val="center"/>
        </w:trPr>
        <w:tc>
          <w:tcPr>
            <w:tcW w:w="2126" w:type="dxa"/>
            <w:vMerge w:val="restart"/>
          </w:tcPr>
          <w:p w:rsidR="00554E7E" w:rsidRDefault="00554E7E" w:rsidP="00554E7E">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管理员</w:t>
            </w: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设备管理员</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管理维护基本信息，如仪器设备、行业检测等内容。参与核心模块的关键步骤，如仪器租用、行业检测等关键业务中的审核等步骤。</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系统管理员</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管理系统设置、操作记录等高级功能模块.</w:t>
            </w:r>
          </w:p>
        </w:tc>
      </w:tr>
      <w:tr w:rsidR="00554E7E" w:rsidTr="00554E7E">
        <w:trPr>
          <w:jc w:val="center"/>
        </w:trPr>
        <w:tc>
          <w:tcPr>
            <w:tcW w:w="2126" w:type="dxa"/>
            <w:vMerge w:val="restart"/>
          </w:tcPr>
          <w:p w:rsidR="00554E7E" w:rsidRDefault="00554E7E" w:rsidP="00554E7E">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普通用户</w:t>
            </w: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专家</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行业专家，可以是校内或校外人士.</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教师</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大学城</w:t>
            </w:r>
            <w:proofErr w:type="gramStart"/>
            <w:r>
              <w:rPr>
                <w:rFonts w:asciiTheme="majorEastAsia" w:eastAsiaTheme="majorEastAsia" w:hAnsiTheme="majorEastAsia" w:cs="Arial" w:hint="eastAsia"/>
                <w:color w:val="666666"/>
                <w:kern w:val="0"/>
                <w:sz w:val="24"/>
                <w:szCs w:val="24"/>
              </w:rPr>
              <w:t>内教师</w:t>
            </w:r>
            <w:proofErr w:type="gramEnd"/>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学生</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大学城内学生</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企业用户</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申请使用本系统的</w:t>
            </w:r>
            <w:proofErr w:type="gramStart"/>
            <w:r>
              <w:rPr>
                <w:rFonts w:asciiTheme="majorEastAsia" w:eastAsiaTheme="majorEastAsia" w:hAnsiTheme="majorEastAsia" w:cs="Arial" w:hint="eastAsia"/>
                <w:color w:val="666666"/>
                <w:kern w:val="0"/>
                <w:sz w:val="24"/>
                <w:szCs w:val="24"/>
              </w:rPr>
              <w:t>校外企业</w:t>
            </w:r>
            <w:proofErr w:type="gramEnd"/>
          </w:p>
        </w:tc>
      </w:tr>
    </w:tbl>
    <w:p w:rsidR="00E072FE" w:rsidRDefault="00E072FE" w:rsidP="00E072FE">
      <w:pPr>
        <w:widowControl/>
        <w:spacing w:line="360" w:lineRule="auto"/>
        <w:jc w:val="left"/>
        <w:rPr>
          <w:rFonts w:asciiTheme="majorEastAsia" w:eastAsiaTheme="majorEastAsia" w:hAnsiTheme="majorEastAsia" w:cs="Arial"/>
          <w:color w:val="666666"/>
          <w:kern w:val="0"/>
          <w:sz w:val="24"/>
          <w:szCs w:val="24"/>
        </w:rPr>
      </w:pPr>
    </w:p>
    <w:p w:rsidR="00195B6A" w:rsidRPr="00A64134" w:rsidRDefault="00195B6A" w:rsidP="00195B6A">
      <w:pPr>
        <w:widowControl/>
        <w:spacing w:line="360" w:lineRule="auto"/>
        <w:jc w:val="left"/>
        <w:rPr>
          <w:rFonts w:asciiTheme="majorEastAsia" w:eastAsiaTheme="majorEastAsia" w:hAnsiTheme="majorEastAsia" w:cs="Arial"/>
          <w:color w:val="666666"/>
          <w:kern w:val="0"/>
          <w:sz w:val="24"/>
          <w:szCs w:val="24"/>
        </w:rPr>
      </w:pPr>
      <w:r w:rsidRPr="00A64134">
        <w:rPr>
          <w:rFonts w:asciiTheme="majorEastAsia" w:eastAsiaTheme="majorEastAsia" w:hAnsiTheme="majorEastAsia" w:cs="Arial" w:hint="eastAsia"/>
          <w:color w:val="666666"/>
          <w:kern w:val="0"/>
          <w:sz w:val="24"/>
          <w:szCs w:val="24"/>
        </w:rPr>
        <w:lastRenderedPageBreak/>
        <w:t>普通用户</w:t>
      </w:r>
      <w:r w:rsidR="00554E7E">
        <w:rPr>
          <w:rFonts w:asciiTheme="majorEastAsia" w:eastAsiaTheme="majorEastAsia" w:hAnsiTheme="majorEastAsia" w:cs="Arial" w:hint="eastAsia"/>
          <w:color w:val="666666"/>
          <w:kern w:val="0"/>
          <w:sz w:val="24"/>
          <w:szCs w:val="24"/>
        </w:rPr>
        <w:t>:</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可根据条件符合选择、关键字检索、设备代码检索快速查询到系统中提供自己需要的设备。</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对每个仪器的主要特征，功能、性能指标以及其他参数、使用情况，可预约的时间等信息能够准确快速的查询。</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方便的预约选择设备额、使用时间，快速查询到检测或相关实验标准，对于检测的项目相关数据能够方面得到，设置也可以请求专家技术指导。</w:t>
      </w:r>
    </w:p>
    <w:p w:rsidR="00195B6A" w:rsidRPr="00A64134" w:rsidRDefault="00195B6A" w:rsidP="00195B6A">
      <w:pPr>
        <w:widowControl/>
        <w:spacing w:line="360" w:lineRule="auto"/>
        <w:jc w:val="left"/>
        <w:rPr>
          <w:rFonts w:asciiTheme="majorEastAsia" w:eastAsiaTheme="majorEastAsia" w:hAnsiTheme="majorEastAsia" w:cs="Arial"/>
          <w:color w:val="666666"/>
          <w:kern w:val="0"/>
          <w:sz w:val="24"/>
          <w:szCs w:val="24"/>
        </w:rPr>
      </w:pPr>
      <w:r w:rsidRPr="00A64134">
        <w:rPr>
          <w:rFonts w:asciiTheme="majorEastAsia" w:eastAsiaTheme="majorEastAsia" w:hAnsiTheme="majorEastAsia" w:cs="Arial" w:hint="eastAsia"/>
          <w:color w:val="666666"/>
          <w:kern w:val="0"/>
          <w:sz w:val="24"/>
          <w:szCs w:val="24"/>
        </w:rPr>
        <w:t>管理员</w:t>
      </w:r>
      <w:r w:rsidR="00554E7E">
        <w:rPr>
          <w:rFonts w:asciiTheme="majorEastAsia" w:eastAsiaTheme="majorEastAsia" w:hAnsiTheme="majorEastAsia" w:cs="Arial" w:hint="eastAsia"/>
          <w:color w:val="666666"/>
          <w:kern w:val="0"/>
          <w:sz w:val="24"/>
          <w:szCs w:val="24"/>
        </w:rPr>
        <w:t>:</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对用户进行管理，用户的申请的审核、批准、注销等。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预约管理:用户对仪器设备使用的申请审核、批准、撤销、预约的删除申请等；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公告发布：开放实验室对内外的政策宣讲、法律法规公告、紧急信息公告和发布、设备最新动态、最新设备实验成功公布等；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实验室及设备管理：实验室和设备的功能介绍、特征信息、技术指标参数、设备录入信息的编辑、检测标准、承检单位、分配情况信息、，设备信息更新和参数的维护；</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设备状态：检查设备的状态，进行日常的</w:t>
      </w:r>
      <w:proofErr w:type="gramStart"/>
      <w:r w:rsidRPr="00554E7E">
        <w:rPr>
          <w:rFonts w:asciiTheme="majorEastAsia" w:eastAsiaTheme="majorEastAsia" w:hAnsiTheme="majorEastAsia" w:cs="Arial" w:hint="eastAsia"/>
          <w:color w:val="666666"/>
          <w:kern w:val="0"/>
          <w:sz w:val="24"/>
          <w:szCs w:val="24"/>
        </w:rPr>
        <w:t>简单维护</w:t>
      </w:r>
      <w:proofErr w:type="gramEnd"/>
      <w:r w:rsidRPr="00554E7E">
        <w:rPr>
          <w:rFonts w:asciiTheme="majorEastAsia" w:eastAsiaTheme="majorEastAsia" w:hAnsiTheme="majorEastAsia" w:cs="Arial" w:hint="eastAsia"/>
          <w:color w:val="666666"/>
          <w:kern w:val="0"/>
          <w:sz w:val="24"/>
          <w:szCs w:val="24"/>
        </w:rPr>
        <w:t>工作，故障处理，设备的外借；</w:t>
      </w:r>
    </w:p>
    <w:p w:rsidR="005D64F2"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设备使用管理：设备使用时间和相关时间信息管理，累计数据统计和分析，设备的预约和使用时间、人次、使用频率等信息，相关用户统计和实验结果信息统</w:t>
      </w:r>
      <w:r w:rsidR="005D64F2" w:rsidRPr="00554E7E">
        <w:rPr>
          <w:rFonts w:asciiTheme="majorEastAsia" w:eastAsiaTheme="majorEastAsia" w:hAnsiTheme="majorEastAsia" w:cs="Arial" w:hint="eastAsia"/>
          <w:color w:val="666666"/>
          <w:kern w:val="0"/>
          <w:sz w:val="24"/>
          <w:szCs w:val="24"/>
        </w:rPr>
        <w:t>;</w:t>
      </w:r>
    </w:p>
    <w:p w:rsidR="005D64F2" w:rsidRDefault="005D64F2" w:rsidP="00E072FE">
      <w:pPr>
        <w:widowControl/>
        <w:spacing w:line="360" w:lineRule="auto"/>
        <w:jc w:val="left"/>
        <w:rPr>
          <w:rFonts w:asciiTheme="majorEastAsia" w:eastAsiaTheme="majorEastAsia" w:hAnsiTheme="majorEastAsia" w:cs="Arial"/>
          <w:color w:val="666666"/>
          <w:kern w:val="0"/>
          <w:sz w:val="24"/>
          <w:szCs w:val="24"/>
        </w:rPr>
      </w:pPr>
    </w:p>
    <w:p w:rsidR="007D7ACA" w:rsidRPr="00616EAD" w:rsidRDefault="00B137EA" w:rsidP="007D7ACA">
      <w:pPr>
        <w:pStyle w:val="Title"/>
        <w:spacing w:before="0" w:after="0" w:line="360" w:lineRule="auto"/>
        <w:jc w:val="left"/>
        <w:rPr>
          <w:rFonts w:asciiTheme="majorEastAsia" w:eastAsiaTheme="majorEastAsia" w:hAnsiTheme="majorEastAsia"/>
          <w:sz w:val="44"/>
          <w:szCs w:val="44"/>
        </w:rPr>
      </w:pPr>
      <w:bookmarkStart w:id="32" w:name="_Toc363680090"/>
      <w:r>
        <w:rPr>
          <w:rFonts w:asciiTheme="majorEastAsia" w:eastAsiaTheme="majorEastAsia" w:hAnsiTheme="majorEastAsia" w:hint="eastAsia"/>
          <w:sz w:val="44"/>
          <w:szCs w:val="44"/>
        </w:rPr>
        <w:t>四</w:t>
      </w:r>
      <w:r w:rsidR="007D7ACA">
        <w:rPr>
          <w:rFonts w:asciiTheme="majorEastAsia" w:eastAsiaTheme="majorEastAsia" w:hAnsiTheme="majorEastAsia" w:hint="eastAsia"/>
          <w:sz w:val="44"/>
          <w:szCs w:val="44"/>
        </w:rPr>
        <w:t>.产品范围</w:t>
      </w:r>
      <w:bookmarkEnd w:id="32"/>
    </w:p>
    <w:p w:rsidR="00EF2481" w:rsidRDefault="004617D4" w:rsidP="00EF2481">
      <w:pPr>
        <w:ind w:firstLine="465"/>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w:t>
      </w:r>
      <w:r w:rsidR="007D7ACA">
        <w:rPr>
          <w:rFonts w:asciiTheme="majorEastAsia" w:eastAsiaTheme="majorEastAsia" w:hAnsiTheme="majorEastAsia" w:cs="Arial" w:hint="eastAsia"/>
          <w:color w:val="666666"/>
          <w:kern w:val="0"/>
          <w:sz w:val="24"/>
          <w:szCs w:val="24"/>
        </w:rPr>
        <w:t>本系统</w:t>
      </w:r>
      <w:r w:rsidR="00EF2481">
        <w:rPr>
          <w:rFonts w:asciiTheme="majorEastAsia" w:eastAsiaTheme="majorEastAsia" w:hAnsiTheme="majorEastAsia" w:cs="Arial" w:hint="eastAsia"/>
          <w:color w:val="666666"/>
          <w:kern w:val="0"/>
          <w:sz w:val="24"/>
          <w:szCs w:val="24"/>
        </w:rPr>
        <w:t>主要由以下三大模块构成，具体模块功能见下一节:</w:t>
      </w:r>
    </w:p>
    <w:p w:rsidR="00EF2481" w:rsidRPr="00EF2481" w:rsidRDefault="00EF2481" w:rsidP="00EF2481">
      <w:pPr>
        <w:pStyle w:val="ListParagraph"/>
        <w:numPr>
          <w:ilvl w:val="0"/>
          <w:numId w:val="47"/>
        </w:numPr>
        <w:ind w:firstLineChars="0"/>
        <w:rPr>
          <w:rFonts w:asciiTheme="majorEastAsia" w:eastAsiaTheme="majorEastAsia" w:hAnsiTheme="majorEastAsia" w:cs="Arial"/>
          <w:color w:val="666666"/>
          <w:kern w:val="0"/>
          <w:sz w:val="24"/>
          <w:szCs w:val="24"/>
        </w:rPr>
      </w:pPr>
      <w:r w:rsidRPr="00EF2481">
        <w:rPr>
          <w:rFonts w:asciiTheme="majorEastAsia" w:eastAsiaTheme="majorEastAsia" w:hAnsiTheme="majorEastAsia" w:cs="Arial" w:hint="eastAsia"/>
          <w:color w:val="666666"/>
          <w:kern w:val="0"/>
          <w:sz w:val="24"/>
          <w:szCs w:val="24"/>
        </w:rPr>
        <w:t>深圳大学城开放实验室服务平台门户；</w:t>
      </w:r>
    </w:p>
    <w:p w:rsidR="00EF2481" w:rsidRPr="00EF2481" w:rsidRDefault="00EF2481" w:rsidP="00EF2481">
      <w:pPr>
        <w:pStyle w:val="ListParagraph"/>
        <w:numPr>
          <w:ilvl w:val="0"/>
          <w:numId w:val="47"/>
        </w:numPr>
        <w:ind w:firstLineChars="0"/>
        <w:rPr>
          <w:rFonts w:asciiTheme="majorEastAsia" w:eastAsiaTheme="majorEastAsia" w:hAnsiTheme="majorEastAsia" w:cs="Arial"/>
          <w:color w:val="666666"/>
          <w:kern w:val="0"/>
          <w:sz w:val="24"/>
          <w:szCs w:val="24"/>
        </w:rPr>
      </w:pPr>
      <w:r w:rsidRPr="00EF2481">
        <w:rPr>
          <w:rFonts w:asciiTheme="majorEastAsia" w:eastAsiaTheme="majorEastAsia" w:hAnsiTheme="majorEastAsia" w:cs="Arial" w:hint="eastAsia"/>
          <w:color w:val="666666"/>
          <w:kern w:val="0"/>
          <w:sz w:val="24"/>
          <w:szCs w:val="24"/>
        </w:rPr>
        <w:t>普通信息管理后台；</w:t>
      </w:r>
    </w:p>
    <w:p w:rsidR="00EF2481" w:rsidRPr="00EF2481" w:rsidRDefault="006B1BED" w:rsidP="00EF2481">
      <w:pPr>
        <w:pStyle w:val="ListParagraph"/>
        <w:widowControl/>
        <w:numPr>
          <w:ilvl w:val="0"/>
          <w:numId w:val="47"/>
        </w:numPr>
        <w:spacing w:line="360" w:lineRule="auto"/>
        <w:ind w:firstLineChars="0"/>
        <w:jc w:val="left"/>
        <w:rPr>
          <w:rFonts w:asciiTheme="majorEastAsia" w:eastAsiaTheme="majorEastAsia" w:hAnsiTheme="majorEastAsia" w:cs="Arial"/>
          <w:color w:val="666666"/>
          <w:kern w:val="0"/>
          <w:sz w:val="24"/>
          <w:szCs w:val="24"/>
        </w:rPr>
      </w:pPr>
      <w:r w:rsidRPr="006B1BED">
        <w:rPr>
          <w:rFonts w:asciiTheme="majorEastAsia" w:eastAsiaTheme="majorEastAsia" w:hAnsiTheme="majorEastAsia" w:cs="Arial" w:hint="eastAsia"/>
          <w:color w:val="666666"/>
          <w:kern w:val="0"/>
          <w:sz w:val="24"/>
          <w:szCs w:val="24"/>
        </w:rPr>
        <w:t>仪器设备共享、行业检测、科研成果与技术转移管理</w:t>
      </w:r>
      <w:r w:rsidR="00EF2481">
        <w:rPr>
          <w:rFonts w:asciiTheme="majorEastAsia" w:eastAsiaTheme="majorEastAsia" w:hAnsiTheme="majorEastAsia" w:cs="Arial" w:hint="eastAsia"/>
          <w:color w:val="666666"/>
          <w:kern w:val="0"/>
          <w:sz w:val="24"/>
          <w:szCs w:val="24"/>
        </w:rPr>
        <w:t>;</w:t>
      </w:r>
    </w:p>
    <w:p w:rsidR="00EC7B64" w:rsidRDefault="00EF2481" w:rsidP="00EF2481">
      <w:pPr>
        <w:widowControl/>
        <w:spacing w:line="360" w:lineRule="auto"/>
        <w:ind w:firstLine="465"/>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w:t>
      </w:r>
    </w:p>
    <w:p w:rsidR="00A64134" w:rsidRDefault="00A64134" w:rsidP="00A64134">
      <w:pPr>
        <w:widowControl/>
        <w:spacing w:line="360" w:lineRule="auto"/>
        <w:jc w:val="left"/>
        <w:rPr>
          <w:rFonts w:asciiTheme="majorEastAsia" w:eastAsiaTheme="majorEastAsia" w:hAnsiTheme="majorEastAsia" w:cs="Arial"/>
          <w:color w:val="666666"/>
          <w:kern w:val="0"/>
          <w:sz w:val="24"/>
          <w:szCs w:val="24"/>
        </w:rPr>
      </w:pPr>
    </w:p>
    <w:p w:rsidR="00EC7B64" w:rsidRDefault="00B137EA" w:rsidP="00EC7B64">
      <w:pPr>
        <w:pStyle w:val="Title"/>
        <w:spacing w:before="0" w:after="0" w:line="360" w:lineRule="auto"/>
        <w:jc w:val="left"/>
        <w:rPr>
          <w:rFonts w:asciiTheme="majorEastAsia" w:eastAsiaTheme="majorEastAsia" w:hAnsiTheme="majorEastAsia"/>
          <w:sz w:val="44"/>
          <w:szCs w:val="44"/>
        </w:rPr>
      </w:pPr>
      <w:bookmarkStart w:id="33" w:name="_Toc363680091"/>
      <w:r>
        <w:rPr>
          <w:rFonts w:asciiTheme="majorEastAsia" w:eastAsiaTheme="majorEastAsia" w:hAnsiTheme="majorEastAsia" w:hint="eastAsia"/>
          <w:sz w:val="44"/>
          <w:szCs w:val="44"/>
        </w:rPr>
        <w:lastRenderedPageBreak/>
        <w:t>五</w:t>
      </w:r>
      <w:r w:rsidR="00EC7B64">
        <w:rPr>
          <w:rFonts w:asciiTheme="majorEastAsia" w:eastAsiaTheme="majorEastAsia" w:hAnsiTheme="majorEastAsia" w:hint="eastAsia"/>
          <w:sz w:val="44"/>
          <w:szCs w:val="44"/>
        </w:rPr>
        <w:t>.产品的功能性需求</w:t>
      </w:r>
      <w:bookmarkEnd w:id="33"/>
    </w:p>
    <w:p w:rsidR="00422728" w:rsidRPr="008A77BC" w:rsidRDefault="002912D0" w:rsidP="00422728">
      <w:pPr>
        <w:spacing w:line="360" w:lineRule="auto"/>
        <w:rPr>
          <w:sz w:val="24"/>
          <w:szCs w:val="24"/>
        </w:rPr>
      </w:pPr>
      <w:r>
        <w:rPr>
          <w:rFonts w:hint="eastAsia"/>
          <w:sz w:val="24"/>
          <w:szCs w:val="24"/>
        </w:rPr>
        <w:t xml:space="preserve">    </w:t>
      </w:r>
      <w:r>
        <w:rPr>
          <w:rFonts w:hint="eastAsia"/>
          <w:sz w:val="24"/>
          <w:szCs w:val="24"/>
        </w:rPr>
        <w:t>本</w:t>
      </w:r>
      <w:r w:rsidR="00AD2517">
        <w:rPr>
          <w:rFonts w:hint="eastAsia"/>
          <w:sz w:val="24"/>
          <w:szCs w:val="24"/>
        </w:rPr>
        <w:t>系统</w:t>
      </w:r>
      <w:r w:rsidR="00422728" w:rsidRPr="008A77BC">
        <w:rPr>
          <w:sz w:val="24"/>
          <w:szCs w:val="24"/>
        </w:rPr>
        <w:t>整体</w:t>
      </w:r>
      <w:r w:rsidR="00422728" w:rsidRPr="008A77BC">
        <w:rPr>
          <w:rFonts w:hint="eastAsia"/>
          <w:sz w:val="24"/>
          <w:szCs w:val="24"/>
        </w:rPr>
        <w:t>设计</w:t>
      </w:r>
      <w:r w:rsidR="00422728" w:rsidRPr="008A77BC">
        <w:rPr>
          <w:sz w:val="24"/>
          <w:szCs w:val="24"/>
        </w:rPr>
        <w:t>的框架</w:t>
      </w:r>
      <w:r w:rsidR="00422728" w:rsidRPr="008A77BC">
        <w:rPr>
          <w:rFonts w:hint="eastAsia"/>
          <w:sz w:val="24"/>
          <w:szCs w:val="24"/>
        </w:rPr>
        <w:t>及</w:t>
      </w:r>
      <w:r w:rsidR="00422728" w:rsidRPr="008A77BC">
        <w:rPr>
          <w:sz w:val="24"/>
          <w:szCs w:val="24"/>
        </w:rPr>
        <w:t>流程</w:t>
      </w:r>
      <w:r w:rsidR="00422728" w:rsidRPr="008A77BC">
        <w:rPr>
          <w:rFonts w:hint="eastAsia"/>
          <w:sz w:val="24"/>
          <w:szCs w:val="24"/>
        </w:rPr>
        <w:t>如下</w:t>
      </w:r>
      <w:r w:rsidR="00422728" w:rsidRPr="008A77BC">
        <w:rPr>
          <w:sz w:val="24"/>
          <w:szCs w:val="24"/>
        </w:rPr>
        <w:t>：</w:t>
      </w:r>
    </w:p>
    <w:p w:rsidR="00422728" w:rsidRDefault="00422728" w:rsidP="00975D70">
      <w:pPr>
        <w:ind w:firstLine="465"/>
        <w:rPr>
          <w:rFonts w:asciiTheme="majorEastAsia" w:eastAsiaTheme="majorEastAsia" w:hAnsiTheme="majorEastAsia" w:cs="Arial"/>
          <w:color w:val="666666"/>
          <w:kern w:val="0"/>
          <w:sz w:val="24"/>
          <w:szCs w:val="24"/>
        </w:rPr>
      </w:pPr>
    </w:p>
    <w:p w:rsidR="00422728" w:rsidRDefault="00A05F27" w:rsidP="00975D70">
      <w:pPr>
        <w:ind w:firstLine="465"/>
        <w:rPr>
          <w:rFonts w:asciiTheme="majorEastAsia" w:eastAsiaTheme="majorEastAsia" w:hAnsiTheme="majorEastAsia" w:cs="Arial"/>
          <w:color w:val="666666"/>
          <w:kern w:val="0"/>
          <w:sz w:val="24"/>
          <w:szCs w:val="24"/>
        </w:rPr>
      </w:pPr>
      <w:r w:rsidRPr="00A4445C">
        <w:rPr>
          <w:szCs w:val="21"/>
        </w:rPr>
        <w:object w:dxaOrig="10891" w:dyaOrig="14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53.5pt" o:ole="">
            <v:imagedata r:id="rId8" o:title=""/>
          </v:shape>
          <o:OLEObject Type="Embed" ProgID="Visio.Drawing.11" ShapeID="_x0000_i1025" DrawAspect="Content" ObjectID="_1439187833" r:id="rId9"/>
        </w:object>
      </w:r>
    </w:p>
    <w:p w:rsidR="00422728" w:rsidRDefault="00422728" w:rsidP="00975D70">
      <w:pPr>
        <w:ind w:firstLine="465"/>
        <w:rPr>
          <w:rFonts w:asciiTheme="majorEastAsia" w:eastAsiaTheme="majorEastAsia" w:hAnsiTheme="majorEastAsia" w:cs="Arial"/>
          <w:color w:val="666666"/>
          <w:kern w:val="0"/>
          <w:sz w:val="24"/>
          <w:szCs w:val="24"/>
        </w:rPr>
      </w:pPr>
    </w:p>
    <w:p w:rsidR="00EE68D0" w:rsidRDefault="00EE68D0" w:rsidP="00D57437">
      <w:pPr>
        <w:spacing w:line="360" w:lineRule="auto"/>
        <w:ind w:firstLineChars="200" w:firstLine="480"/>
        <w:rPr>
          <w:rFonts w:ascii="宋体" w:eastAsia="宋体" w:hAnsi="宋体"/>
          <w:sz w:val="24"/>
          <w:szCs w:val="24"/>
        </w:rPr>
      </w:pPr>
    </w:p>
    <w:p w:rsidR="00DE7FCE" w:rsidRDefault="00DE7FCE" w:rsidP="00975D70">
      <w:pPr>
        <w:ind w:firstLine="465"/>
        <w:rPr>
          <w:rFonts w:asciiTheme="majorEastAsia" w:eastAsiaTheme="majorEastAsia" w:hAnsiTheme="majorEastAsia" w:cs="Arial"/>
          <w:color w:val="666666"/>
          <w:kern w:val="0"/>
          <w:sz w:val="24"/>
          <w:szCs w:val="24"/>
        </w:rPr>
      </w:pPr>
    </w:p>
    <w:p w:rsidR="00EC7B64" w:rsidRDefault="00DF6289" w:rsidP="00A7114E">
      <w:pPr>
        <w:pStyle w:val="Heading1"/>
        <w:numPr>
          <w:ilvl w:val="1"/>
          <w:numId w:val="42"/>
        </w:numPr>
        <w:spacing w:line="360" w:lineRule="auto"/>
      </w:pPr>
      <w:bookmarkStart w:id="34" w:name="_Toc363680092"/>
      <w:r>
        <w:rPr>
          <w:rFonts w:hint="eastAsia"/>
        </w:rPr>
        <w:t>实验室平台门户</w:t>
      </w:r>
      <w:bookmarkEnd w:id="34"/>
    </w:p>
    <w:p w:rsidR="004B3803" w:rsidRPr="004066FA" w:rsidRDefault="005E642F" w:rsidP="00A7114E">
      <w:pPr>
        <w:pStyle w:val="Heading2"/>
        <w:numPr>
          <w:ilvl w:val="2"/>
          <w:numId w:val="42"/>
        </w:numPr>
        <w:spacing w:line="360" w:lineRule="auto"/>
      </w:pPr>
      <w:bookmarkStart w:id="35" w:name="_Toc363680093"/>
      <w:r>
        <w:rPr>
          <w:rFonts w:hint="eastAsia"/>
        </w:rPr>
        <w:t>首页</w:t>
      </w:r>
      <w:bookmarkEnd w:id="35"/>
    </w:p>
    <w:p w:rsidR="009B5DB6" w:rsidRPr="009B5DB6" w:rsidRDefault="009B5DB6" w:rsidP="009B5DB6">
      <w:pPr>
        <w:spacing w:line="360" w:lineRule="auto"/>
        <w:jc w:val="left"/>
        <w:rPr>
          <w:rFonts w:ascii="宋体" w:hAnsi="宋体" w:cs="宋体"/>
          <w:color w:val="000000"/>
          <w:kern w:val="0"/>
          <w:sz w:val="24"/>
          <w:szCs w:val="24"/>
        </w:rPr>
      </w:pPr>
      <w:r>
        <w:rPr>
          <w:rFonts w:ascii="宋体" w:hAnsi="宋体" w:cs="宋体" w:hint="eastAsia"/>
          <w:color w:val="000000"/>
          <w:kern w:val="0"/>
          <w:sz w:val="24"/>
          <w:szCs w:val="24"/>
        </w:rPr>
        <w:t xml:space="preserve">    </w:t>
      </w:r>
      <w:r w:rsidRPr="009B5DB6">
        <w:rPr>
          <w:rFonts w:ascii="宋体" w:hAnsi="宋体" w:cs="宋体" w:hint="eastAsia"/>
          <w:color w:val="000000"/>
          <w:kern w:val="0"/>
          <w:sz w:val="24"/>
          <w:szCs w:val="24"/>
        </w:rPr>
        <w:t>显示各个模块的置顶信息。</w:t>
      </w:r>
      <w:r>
        <w:rPr>
          <w:noProof/>
          <w:kern w:val="0"/>
        </w:rPr>
        <w:drawing>
          <wp:inline distT="0" distB="0" distL="0" distR="0">
            <wp:extent cx="5274310" cy="2428240"/>
            <wp:effectExtent l="0" t="0" r="254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4B3803" w:rsidRDefault="004B3803" w:rsidP="005E642F">
      <w:pPr>
        <w:spacing w:line="360" w:lineRule="auto"/>
        <w:ind w:firstLine="465"/>
        <w:rPr>
          <w:rFonts w:asciiTheme="majorEastAsia" w:eastAsiaTheme="majorEastAsia" w:hAnsiTheme="majorEastAsia"/>
          <w:sz w:val="24"/>
          <w:szCs w:val="24"/>
        </w:rPr>
      </w:pPr>
    </w:p>
    <w:p w:rsidR="005E642F" w:rsidRDefault="005E642F" w:rsidP="005E642F">
      <w:pPr>
        <w:spacing w:line="360" w:lineRule="auto"/>
        <w:rPr>
          <w:rFonts w:asciiTheme="majorEastAsia" w:eastAsiaTheme="majorEastAsia" w:hAnsiTheme="majorEastAsia"/>
          <w:sz w:val="24"/>
          <w:szCs w:val="24"/>
        </w:rPr>
      </w:pPr>
    </w:p>
    <w:p w:rsidR="005E642F" w:rsidRPr="004066FA" w:rsidRDefault="005E642F" w:rsidP="00A7114E">
      <w:pPr>
        <w:pStyle w:val="Heading2"/>
        <w:numPr>
          <w:ilvl w:val="2"/>
          <w:numId w:val="42"/>
        </w:numPr>
        <w:spacing w:line="360" w:lineRule="auto"/>
      </w:pPr>
      <w:bookmarkStart w:id="36" w:name="_Toc363680094"/>
      <w:r w:rsidRPr="00736E2D">
        <w:rPr>
          <w:rFonts w:hint="eastAsia"/>
        </w:rPr>
        <w:t>重点实验室</w:t>
      </w:r>
      <w:bookmarkEnd w:id="36"/>
    </w:p>
    <w:p w:rsidR="00B114A3" w:rsidRPr="00B114A3" w:rsidRDefault="005E642F" w:rsidP="00B114A3">
      <w:pPr>
        <w:spacing w:line="360" w:lineRule="auto"/>
        <w:rPr>
          <w:rFonts w:ascii="宋体" w:hAnsi="宋体" w:cs="宋体"/>
          <w:color w:val="000000"/>
          <w:kern w:val="0"/>
          <w:sz w:val="24"/>
          <w:szCs w:val="24"/>
        </w:rPr>
      </w:pPr>
      <w:r>
        <w:rPr>
          <w:rFonts w:asciiTheme="majorEastAsia" w:eastAsiaTheme="majorEastAsia" w:hAnsiTheme="majorEastAsia" w:hint="eastAsia"/>
          <w:sz w:val="24"/>
          <w:szCs w:val="24"/>
        </w:rPr>
        <w:t xml:space="preserve">    </w:t>
      </w:r>
      <w:r w:rsidRPr="002E49B3">
        <w:rPr>
          <w:rFonts w:asciiTheme="majorEastAsia" w:eastAsiaTheme="majorEastAsia" w:hAnsiTheme="majorEastAsia" w:hint="eastAsia"/>
          <w:sz w:val="24"/>
          <w:szCs w:val="24"/>
        </w:rPr>
        <w:t>展示实验室介绍，成员介绍及成果等，按类别或行业展示</w:t>
      </w:r>
      <w:r>
        <w:rPr>
          <w:rFonts w:asciiTheme="majorEastAsia" w:eastAsiaTheme="majorEastAsia" w:hAnsiTheme="majorEastAsia" w:hint="eastAsia"/>
          <w:sz w:val="24"/>
          <w:szCs w:val="24"/>
        </w:rPr>
        <w:t>。</w:t>
      </w:r>
      <w:r w:rsidR="00B114A3" w:rsidRPr="00B114A3">
        <w:rPr>
          <w:rFonts w:ascii="宋体" w:hAnsi="宋体" w:cs="宋体" w:hint="eastAsia"/>
          <w:color w:val="000000"/>
          <w:kern w:val="0"/>
          <w:sz w:val="24"/>
          <w:szCs w:val="24"/>
        </w:rPr>
        <w:t>包括实验室动态展示，重点实验室分类和列表展示。</w:t>
      </w:r>
    </w:p>
    <w:p w:rsidR="00B114A3" w:rsidRPr="00305D7C" w:rsidRDefault="00B114A3" w:rsidP="00B114A3">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lastRenderedPageBreak/>
        <w:drawing>
          <wp:inline distT="0" distB="0" distL="0" distR="0">
            <wp:extent cx="5274310" cy="2428240"/>
            <wp:effectExtent l="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验室.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4B3803" w:rsidRDefault="004B380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6C6F52" w:rsidP="00A7114E">
      <w:pPr>
        <w:pStyle w:val="Heading2"/>
        <w:numPr>
          <w:ilvl w:val="2"/>
          <w:numId w:val="42"/>
        </w:numPr>
        <w:spacing w:line="360" w:lineRule="auto"/>
      </w:pPr>
      <w:bookmarkStart w:id="37" w:name="_Toc363680095"/>
      <w:r w:rsidRPr="006C6F52">
        <w:rPr>
          <w:rFonts w:hint="eastAsia"/>
        </w:rPr>
        <w:t>公共技术服务平台</w:t>
      </w:r>
      <w:bookmarkEnd w:id="37"/>
    </w:p>
    <w:p w:rsidR="006C6F52" w:rsidRPr="006C6F52" w:rsidRDefault="006C6F52" w:rsidP="006C6F52">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6C6F52">
        <w:rPr>
          <w:rFonts w:asciiTheme="majorEastAsia" w:eastAsiaTheme="majorEastAsia" w:hAnsiTheme="majorEastAsia" w:hint="eastAsia"/>
          <w:sz w:val="24"/>
          <w:szCs w:val="24"/>
        </w:rPr>
        <w:t>按类别展示能对外提供技术服务的平台介绍</w:t>
      </w:r>
      <w:r>
        <w:rPr>
          <w:rFonts w:asciiTheme="majorEastAsia" w:eastAsiaTheme="majorEastAsia" w:hAnsiTheme="majorEastAsia" w:hint="eastAsia"/>
          <w:sz w:val="24"/>
          <w:szCs w:val="24"/>
        </w:rPr>
        <w:t>。</w:t>
      </w:r>
      <w:r w:rsidR="006547C3">
        <w:rPr>
          <w:rFonts w:asciiTheme="majorEastAsia" w:eastAsiaTheme="majorEastAsia" w:hAnsiTheme="majorEastAsia" w:hint="eastAsia"/>
          <w:sz w:val="24"/>
          <w:szCs w:val="24"/>
        </w:rPr>
        <w:t>如云服务平台的介绍和入口等。</w:t>
      </w:r>
    </w:p>
    <w:p w:rsidR="0070131C" w:rsidRDefault="006C6F52" w:rsidP="006547C3">
      <w:pPr>
        <w:spacing w:line="360" w:lineRule="auto"/>
        <w:rPr>
          <w:rFonts w:ascii="宋体" w:hAnsi="宋体" w:cs="宋体"/>
          <w:color w:val="000000"/>
          <w:kern w:val="0"/>
          <w:sz w:val="24"/>
          <w:szCs w:val="24"/>
        </w:rPr>
      </w:pPr>
      <w:r>
        <w:rPr>
          <w:rFonts w:asciiTheme="majorEastAsia" w:eastAsiaTheme="majorEastAsia" w:hAnsiTheme="majorEastAsia" w:hint="eastAsia"/>
          <w:sz w:val="24"/>
          <w:szCs w:val="24"/>
        </w:rPr>
        <w:t xml:space="preserve">    </w:t>
      </w:r>
    </w:p>
    <w:p w:rsidR="0070131C" w:rsidRDefault="0070131C" w:rsidP="0070131C">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FD0CDC" w:rsidP="00A7114E">
      <w:pPr>
        <w:pStyle w:val="Heading2"/>
        <w:numPr>
          <w:ilvl w:val="2"/>
          <w:numId w:val="42"/>
        </w:numPr>
        <w:spacing w:line="360" w:lineRule="auto"/>
      </w:pPr>
      <w:bookmarkStart w:id="38" w:name="_Toc363680096"/>
      <w:r w:rsidRPr="00FD0CDC">
        <w:rPr>
          <w:rFonts w:hint="eastAsia"/>
        </w:rPr>
        <w:t>科技文献</w:t>
      </w:r>
      <w:bookmarkEnd w:id="38"/>
    </w:p>
    <w:p w:rsidR="002E49B3" w:rsidRDefault="00FD0CDC" w:rsidP="00740214">
      <w:pPr>
        <w:spacing w:line="360" w:lineRule="auto"/>
        <w:ind w:firstLine="465"/>
        <w:rPr>
          <w:rFonts w:asciiTheme="majorEastAsia" w:eastAsiaTheme="majorEastAsia" w:hAnsiTheme="majorEastAsia"/>
          <w:sz w:val="24"/>
          <w:szCs w:val="24"/>
        </w:rPr>
      </w:pPr>
      <w:r w:rsidRPr="00FD0CDC">
        <w:rPr>
          <w:rFonts w:asciiTheme="majorEastAsia" w:eastAsiaTheme="majorEastAsia" w:hAnsiTheme="majorEastAsia" w:hint="eastAsia"/>
          <w:sz w:val="24"/>
          <w:szCs w:val="24"/>
        </w:rPr>
        <w:t>利用‘文献港’查询相关文献并展示</w:t>
      </w:r>
      <w:r>
        <w:rPr>
          <w:rFonts w:asciiTheme="majorEastAsia" w:eastAsiaTheme="majorEastAsia" w:hAnsiTheme="majorEastAsia" w:hint="eastAsia"/>
          <w:sz w:val="24"/>
          <w:szCs w:val="24"/>
        </w:rPr>
        <w:t>。</w:t>
      </w:r>
    </w:p>
    <w:p w:rsidR="00740214" w:rsidRPr="00207D10" w:rsidRDefault="00740214" w:rsidP="007F16E2">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Pr>
          <w:rFonts w:ascii="宋体" w:hAnsi="宋体" w:cs="宋体"/>
          <w:noProof/>
          <w:color w:val="000000"/>
          <w:kern w:val="0"/>
          <w:sz w:val="24"/>
          <w:szCs w:val="24"/>
        </w:rPr>
        <w:lastRenderedPageBreak/>
        <w:drawing>
          <wp:inline distT="0" distB="0" distL="0" distR="0">
            <wp:extent cx="5274310" cy="2428240"/>
            <wp:effectExtent l="0" t="0" r="254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献.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740214" w:rsidRPr="00740214" w:rsidRDefault="00740214" w:rsidP="00740214">
      <w:pPr>
        <w:spacing w:line="360" w:lineRule="auto"/>
        <w:ind w:firstLine="465"/>
        <w:rPr>
          <w:rFonts w:asciiTheme="majorEastAsia" w:eastAsiaTheme="majorEastAsia" w:hAnsiTheme="majorEastAsia"/>
          <w:sz w:val="24"/>
          <w:szCs w:val="24"/>
        </w:rPr>
      </w:pP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9752D9" w:rsidP="00A7114E">
      <w:pPr>
        <w:pStyle w:val="Heading2"/>
        <w:numPr>
          <w:ilvl w:val="2"/>
          <w:numId w:val="42"/>
        </w:numPr>
        <w:spacing w:line="360" w:lineRule="auto"/>
      </w:pPr>
      <w:bookmarkStart w:id="39" w:name="_Toc363680097"/>
      <w:r w:rsidRPr="009752D9">
        <w:rPr>
          <w:rFonts w:hint="eastAsia"/>
        </w:rPr>
        <w:t>新闻通知</w:t>
      </w:r>
      <w:bookmarkEnd w:id="39"/>
    </w:p>
    <w:p w:rsidR="002E49B3" w:rsidRDefault="009752D9" w:rsidP="009752D9">
      <w:pPr>
        <w:spacing w:line="360" w:lineRule="auto"/>
        <w:ind w:firstLine="465"/>
        <w:rPr>
          <w:rFonts w:asciiTheme="majorEastAsia" w:eastAsiaTheme="majorEastAsia" w:hAnsiTheme="majorEastAsia"/>
          <w:sz w:val="24"/>
          <w:szCs w:val="24"/>
        </w:rPr>
      </w:pPr>
      <w:r w:rsidRPr="009752D9">
        <w:rPr>
          <w:rFonts w:asciiTheme="majorEastAsia" w:eastAsiaTheme="majorEastAsia" w:hAnsiTheme="majorEastAsia" w:hint="eastAsia"/>
          <w:sz w:val="24"/>
          <w:szCs w:val="24"/>
        </w:rPr>
        <w:t>按类别展示新闻和通知</w:t>
      </w:r>
      <w:r>
        <w:rPr>
          <w:rFonts w:asciiTheme="majorEastAsia" w:eastAsiaTheme="majorEastAsia" w:hAnsiTheme="majorEastAsia" w:hint="eastAsia"/>
          <w:sz w:val="24"/>
          <w:szCs w:val="24"/>
        </w:rPr>
        <w:t>。</w:t>
      </w:r>
    </w:p>
    <w:p w:rsidR="00404F84" w:rsidRPr="00537985" w:rsidRDefault="009752D9" w:rsidP="00015184">
      <w:pPr>
        <w:spacing w:line="360" w:lineRule="auto"/>
        <w:ind w:firstLine="465"/>
        <w:rPr>
          <w:color w:val="0070C0"/>
          <w:sz w:val="24"/>
          <w:szCs w:val="24"/>
        </w:rPr>
      </w:pPr>
      <w:r>
        <w:rPr>
          <w:rFonts w:asciiTheme="majorEastAsia" w:eastAsiaTheme="majorEastAsia" w:hAnsiTheme="majorEastAsia" w:hint="eastAsia"/>
          <w:sz w:val="24"/>
          <w:szCs w:val="24"/>
        </w:rPr>
        <w:t>增加‘</w:t>
      </w:r>
      <w:r w:rsidR="00015184" w:rsidRPr="00232004">
        <w:rPr>
          <w:rFonts w:hint="eastAsia"/>
          <w:sz w:val="24"/>
          <w:szCs w:val="24"/>
        </w:rPr>
        <w:t>技术交流与培训</w:t>
      </w:r>
      <w:r>
        <w:rPr>
          <w:rFonts w:asciiTheme="majorEastAsia" w:eastAsiaTheme="majorEastAsia" w:hAnsiTheme="majorEastAsia" w:hint="eastAsia"/>
          <w:sz w:val="24"/>
          <w:szCs w:val="24"/>
        </w:rPr>
        <w:t>’栏目</w:t>
      </w:r>
      <w:r w:rsidR="00404F84" w:rsidRPr="00944E22">
        <w:rPr>
          <w:rFonts w:hint="eastAsia"/>
          <w:sz w:val="24"/>
          <w:szCs w:val="24"/>
        </w:rPr>
        <w:t>，</w:t>
      </w:r>
      <w:r w:rsidR="00232004">
        <w:rPr>
          <w:rFonts w:hint="eastAsia"/>
          <w:sz w:val="24"/>
          <w:szCs w:val="24"/>
        </w:rPr>
        <w:t>如</w:t>
      </w:r>
      <w:r w:rsidR="00404F84" w:rsidRPr="00944E22">
        <w:rPr>
          <w:rFonts w:hint="eastAsia"/>
          <w:sz w:val="24"/>
          <w:szCs w:val="24"/>
        </w:rPr>
        <w:t>大学城内新购置设备或专门聘请的专家进行培训时，几个学院可以参与培训和学习，共同提升技术水平。</w:t>
      </w:r>
    </w:p>
    <w:p w:rsidR="007B0896" w:rsidRPr="007B0896" w:rsidRDefault="007B0896" w:rsidP="007B0896">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002413C7">
        <w:rPr>
          <w:rFonts w:ascii="宋体" w:hAnsi="宋体" w:cs="宋体" w:hint="eastAsia"/>
          <w:color w:val="000000"/>
          <w:kern w:val="0"/>
          <w:sz w:val="24"/>
          <w:szCs w:val="24"/>
        </w:rPr>
        <w:t>新闻通知是平台的实时新闻动态展示。由管理员在后台添加修改。</w:t>
      </w:r>
    </w:p>
    <w:p w:rsidR="007B0896" w:rsidRDefault="007B0896" w:rsidP="002413C7">
      <w:pPr>
        <w:pStyle w:val="ListParagraph"/>
        <w:spacing w:line="360" w:lineRule="auto"/>
        <w:ind w:left="780" w:firstLineChars="0" w:firstLine="0"/>
        <w:jc w:val="center"/>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闻.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9752D9" w:rsidP="00A7114E">
      <w:pPr>
        <w:pStyle w:val="Heading2"/>
        <w:numPr>
          <w:ilvl w:val="2"/>
          <w:numId w:val="42"/>
        </w:numPr>
        <w:spacing w:line="360" w:lineRule="auto"/>
      </w:pPr>
      <w:bookmarkStart w:id="40" w:name="_Toc363680098"/>
      <w:r w:rsidRPr="009752D9">
        <w:rPr>
          <w:rFonts w:hint="eastAsia"/>
        </w:rPr>
        <w:lastRenderedPageBreak/>
        <w:t>政策法规</w:t>
      </w:r>
      <w:bookmarkEnd w:id="40"/>
    </w:p>
    <w:p w:rsidR="002E49B3" w:rsidRPr="002E49B3" w:rsidRDefault="009752D9" w:rsidP="002E49B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9752D9">
        <w:rPr>
          <w:rFonts w:asciiTheme="majorEastAsia" w:eastAsiaTheme="majorEastAsia" w:hAnsiTheme="majorEastAsia" w:hint="eastAsia"/>
          <w:sz w:val="24"/>
          <w:szCs w:val="24"/>
        </w:rPr>
        <w:t>按类别展示政策和法规信息</w:t>
      </w:r>
      <w:r w:rsidR="002E49B3">
        <w:rPr>
          <w:rFonts w:asciiTheme="majorEastAsia" w:eastAsiaTheme="majorEastAsia" w:hAnsiTheme="majorEastAsia" w:hint="eastAsia"/>
          <w:sz w:val="24"/>
          <w:szCs w:val="24"/>
        </w:rPr>
        <w:t>。</w:t>
      </w:r>
    </w:p>
    <w:p w:rsidR="00064694" w:rsidRDefault="00064694" w:rsidP="00064694">
      <w:pPr>
        <w:spacing w:line="360" w:lineRule="auto"/>
        <w:ind w:left="420"/>
        <w:rPr>
          <w:rFonts w:ascii="宋体" w:hAnsi="宋体" w:cs="宋体"/>
          <w:color w:val="000000"/>
          <w:kern w:val="0"/>
          <w:sz w:val="24"/>
          <w:szCs w:val="24"/>
        </w:rPr>
      </w:pPr>
      <w:r>
        <w:rPr>
          <w:rFonts w:ascii="宋体" w:hAnsi="宋体" w:cs="宋体" w:hint="eastAsia"/>
          <w:color w:val="000000"/>
          <w:kern w:val="0"/>
          <w:sz w:val="24"/>
          <w:szCs w:val="24"/>
        </w:rPr>
        <w:t>政策法规是平台使用必须遵循的政策规定</w:t>
      </w:r>
      <w:r w:rsidR="00890DA9">
        <w:rPr>
          <w:rFonts w:ascii="宋体" w:hAnsi="宋体" w:cs="宋体" w:hint="eastAsia"/>
          <w:color w:val="000000"/>
          <w:kern w:val="0"/>
          <w:sz w:val="24"/>
          <w:szCs w:val="24"/>
        </w:rPr>
        <w:t>:</w:t>
      </w:r>
    </w:p>
    <w:p w:rsidR="00064694" w:rsidRPr="00181461" w:rsidRDefault="00064694" w:rsidP="00064694">
      <w:pPr>
        <w:spacing w:line="360" w:lineRule="auto"/>
        <w:ind w:left="420"/>
        <w:rPr>
          <w:rFonts w:ascii="宋体" w:hAnsi="宋体" w:cs="宋体"/>
          <w:color w:val="000000"/>
          <w:kern w:val="0"/>
          <w:sz w:val="24"/>
          <w:szCs w:val="24"/>
        </w:rPr>
      </w:pPr>
      <w:bookmarkStart w:id="41" w:name="_GoBack"/>
      <w:r>
        <w:rPr>
          <w:rFonts w:ascii="宋体" w:hAnsi="宋体" w:cs="宋体"/>
          <w:noProof/>
          <w:color w:val="000000"/>
          <w:kern w:val="0"/>
          <w:sz w:val="24"/>
          <w:szCs w:val="24"/>
        </w:rPr>
        <w:drawing>
          <wp:inline distT="0" distB="0" distL="0" distR="0">
            <wp:extent cx="5274310" cy="2428240"/>
            <wp:effectExtent l="0" t="0" r="2540" b="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政策法规.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bookmarkEnd w:id="41"/>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5E68CA" w:rsidP="00A7114E">
      <w:pPr>
        <w:pStyle w:val="Heading2"/>
        <w:numPr>
          <w:ilvl w:val="2"/>
          <w:numId w:val="42"/>
        </w:numPr>
        <w:spacing w:line="360" w:lineRule="auto"/>
      </w:pPr>
      <w:bookmarkStart w:id="42" w:name="_Toc363680099"/>
      <w:r w:rsidRPr="005E68CA">
        <w:rPr>
          <w:rFonts w:hint="eastAsia"/>
        </w:rPr>
        <w:t>下载中心</w:t>
      </w:r>
      <w:bookmarkEnd w:id="42"/>
    </w:p>
    <w:p w:rsidR="002E49B3" w:rsidRDefault="005E68CA" w:rsidP="000430D4">
      <w:pPr>
        <w:spacing w:line="360" w:lineRule="auto"/>
        <w:ind w:firstLine="465"/>
        <w:rPr>
          <w:rFonts w:asciiTheme="majorEastAsia" w:eastAsiaTheme="majorEastAsia" w:hAnsiTheme="majorEastAsia"/>
          <w:sz w:val="24"/>
          <w:szCs w:val="24"/>
        </w:rPr>
      </w:pPr>
      <w:r w:rsidRPr="005E68CA">
        <w:rPr>
          <w:rFonts w:asciiTheme="majorEastAsia" w:eastAsiaTheme="majorEastAsia" w:hAnsiTheme="majorEastAsia" w:hint="eastAsia"/>
          <w:sz w:val="24"/>
          <w:szCs w:val="24"/>
        </w:rPr>
        <w:t>按类别展示可下载的文档，如专业知识，流程介绍等</w:t>
      </w:r>
      <w:r w:rsidR="002E49B3">
        <w:rPr>
          <w:rFonts w:asciiTheme="majorEastAsia" w:eastAsiaTheme="majorEastAsia" w:hAnsiTheme="majorEastAsia" w:hint="eastAsia"/>
          <w:sz w:val="24"/>
          <w:szCs w:val="24"/>
        </w:rPr>
        <w:t>。</w:t>
      </w:r>
    </w:p>
    <w:p w:rsidR="000430D4" w:rsidRPr="000430D4" w:rsidRDefault="000430D4" w:rsidP="000430D4">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0430D4">
        <w:rPr>
          <w:rFonts w:ascii="宋体" w:hAnsi="宋体" w:cs="宋体" w:hint="eastAsia"/>
          <w:color w:val="000000"/>
          <w:kern w:val="0"/>
          <w:sz w:val="24"/>
          <w:szCs w:val="24"/>
        </w:rPr>
        <w:t>下载中心是各个模块需要下载的附件集合，可以按关键字或发布单位等条件搜索。</w:t>
      </w:r>
    </w:p>
    <w:p w:rsidR="000430D4" w:rsidRDefault="000430D4" w:rsidP="000430D4">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0430D4" w:rsidRPr="000430D4" w:rsidRDefault="000430D4" w:rsidP="000430D4">
      <w:pPr>
        <w:spacing w:line="360" w:lineRule="auto"/>
        <w:ind w:firstLine="465"/>
        <w:rPr>
          <w:rFonts w:asciiTheme="majorEastAsia" w:eastAsiaTheme="majorEastAsia" w:hAnsiTheme="majorEastAsia"/>
          <w:sz w:val="24"/>
          <w:szCs w:val="24"/>
        </w:rPr>
      </w:pP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FD3CDF" w:rsidP="00A7114E">
      <w:pPr>
        <w:pStyle w:val="Heading2"/>
        <w:numPr>
          <w:ilvl w:val="2"/>
          <w:numId w:val="42"/>
        </w:numPr>
        <w:spacing w:line="360" w:lineRule="auto"/>
      </w:pPr>
      <w:bookmarkStart w:id="43" w:name="_Toc363680100"/>
      <w:r w:rsidRPr="00FD3CDF">
        <w:rPr>
          <w:rFonts w:hint="eastAsia"/>
        </w:rPr>
        <w:lastRenderedPageBreak/>
        <w:t>仪器设备</w:t>
      </w:r>
      <w:r w:rsidRPr="00FD3CDF">
        <w:rPr>
          <w:rFonts w:hint="eastAsia"/>
        </w:rPr>
        <w:t>(</w:t>
      </w:r>
      <w:proofErr w:type="gramStart"/>
      <w:r w:rsidRPr="00FD3CDF">
        <w:rPr>
          <w:rFonts w:hint="eastAsia"/>
        </w:rPr>
        <w:t>含使用</w:t>
      </w:r>
      <w:proofErr w:type="gramEnd"/>
      <w:r w:rsidRPr="00FD3CDF">
        <w:rPr>
          <w:rFonts w:hint="eastAsia"/>
        </w:rPr>
        <w:t>预约</w:t>
      </w:r>
      <w:r w:rsidRPr="00FD3CDF">
        <w:rPr>
          <w:rFonts w:hint="eastAsia"/>
        </w:rPr>
        <w:t>)</w:t>
      </w:r>
      <w:bookmarkEnd w:id="43"/>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按类别或行业类型展示仪器设备</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用户可以通过各种条件查询相关仪器设备</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仪器设备显示信息中含有报价和预约入口</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选择预约后，用户可以看到该设备的可用时间段等信息，填写相关申请信息后提交.</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提交后系统提示用户：如果预约成功，用户会收到通知（校外用户会收到二维码，用于进入实验室登记使用）</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用户可以浏览并管理自己的预约记录.(如取消)</w:t>
      </w:r>
    </w:p>
    <w:p w:rsidR="002E49B3"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申请获批准后系统会有提示.</w:t>
      </w:r>
    </w:p>
    <w:p w:rsidR="00AB466B" w:rsidRDefault="00AB466B" w:rsidP="00FD3CDF">
      <w:pPr>
        <w:spacing w:line="360" w:lineRule="auto"/>
        <w:rPr>
          <w:rFonts w:asciiTheme="majorEastAsia" w:eastAsiaTheme="majorEastAsia" w:hAnsiTheme="majorEastAsia"/>
          <w:sz w:val="24"/>
          <w:szCs w:val="24"/>
        </w:rPr>
      </w:pPr>
    </w:p>
    <w:p w:rsidR="00AB466B" w:rsidRDefault="00AB466B" w:rsidP="00AB466B">
      <w:pPr>
        <w:pStyle w:val="ListParagraph"/>
        <w:ind w:firstLine="480"/>
        <w:rPr>
          <w:rFonts w:ascii="宋体" w:hAnsi="宋体" w:cs="宋体"/>
          <w:color w:val="000000"/>
          <w:kern w:val="0"/>
          <w:sz w:val="24"/>
          <w:szCs w:val="24"/>
        </w:rPr>
      </w:pPr>
      <w:r>
        <w:rPr>
          <w:rFonts w:ascii="宋体" w:hAnsi="宋体" w:cs="宋体" w:hint="eastAsia"/>
          <w:color w:val="000000"/>
          <w:kern w:val="0"/>
          <w:sz w:val="24"/>
          <w:szCs w:val="24"/>
        </w:rPr>
        <w:t>仪器设</w:t>
      </w:r>
      <w:r w:rsidR="00131AA5">
        <w:rPr>
          <w:rFonts w:ascii="宋体" w:hAnsi="宋体" w:cs="宋体" w:hint="eastAsia"/>
          <w:color w:val="000000"/>
          <w:kern w:val="0"/>
          <w:sz w:val="24"/>
          <w:szCs w:val="24"/>
        </w:rPr>
        <w:t>备</w:t>
      </w:r>
      <w:r>
        <w:rPr>
          <w:rFonts w:ascii="宋体" w:hAnsi="宋体" w:cs="宋体" w:hint="eastAsia"/>
          <w:color w:val="000000"/>
          <w:kern w:val="0"/>
          <w:sz w:val="24"/>
          <w:szCs w:val="24"/>
        </w:rPr>
        <w:t>模块包括仪器设</w:t>
      </w:r>
      <w:r w:rsidR="00131AA5">
        <w:rPr>
          <w:rFonts w:ascii="宋体" w:hAnsi="宋体" w:cs="宋体" w:hint="eastAsia"/>
          <w:color w:val="000000"/>
          <w:kern w:val="0"/>
          <w:sz w:val="24"/>
          <w:szCs w:val="24"/>
        </w:rPr>
        <w:t>备</w:t>
      </w:r>
      <w:r>
        <w:rPr>
          <w:rFonts w:ascii="宋体" w:hAnsi="宋体" w:cs="宋体" w:hint="eastAsia"/>
          <w:color w:val="000000"/>
          <w:kern w:val="0"/>
          <w:sz w:val="24"/>
          <w:szCs w:val="24"/>
        </w:rPr>
        <w:t>的分类、展示和预约功能。实现了流程化管理。</w:t>
      </w:r>
    </w:p>
    <w:p w:rsidR="00AB466B" w:rsidRDefault="00AB466B" w:rsidP="00AB466B">
      <w:pPr>
        <w:pStyle w:val="ListParagraph"/>
        <w:ind w:firstLine="48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仪器设施.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AB466B" w:rsidRDefault="00AB466B" w:rsidP="00AB466B">
      <w:pPr>
        <w:pStyle w:val="ListParagraph"/>
        <w:ind w:firstLine="480"/>
        <w:rPr>
          <w:rFonts w:ascii="宋体" w:hAnsi="宋体" w:cs="宋体"/>
          <w:color w:val="000000"/>
          <w:kern w:val="0"/>
          <w:sz w:val="24"/>
          <w:szCs w:val="24"/>
        </w:rPr>
      </w:pPr>
    </w:p>
    <w:p w:rsidR="00F55751" w:rsidRPr="008A77BC" w:rsidRDefault="00F55751" w:rsidP="00F55751">
      <w:pPr>
        <w:pStyle w:val="ListParagraph"/>
        <w:spacing w:line="360" w:lineRule="auto"/>
        <w:ind w:firstLineChars="0"/>
        <w:rPr>
          <w:rFonts w:ascii="宋体" w:hAnsi="宋体"/>
          <w:sz w:val="24"/>
          <w:szCs w:val="24"/>
        </w:rPr>
      </w:pPr>
      <w:r w:rsidRPr="008A77BC">
        <w:rPr>
          <w:rFonts w:ascii="宋体" w:hAnsi="宋体" w:hint="eastAsia"/>
          <w:sz w:val="24"/>
          <w:szCs w:val="24"/>
        </w:rPr>
        <w:t>设备信息查阅，根据全部或者根据条件查询用户所需的设备的详细信息。</w:t>
      </w:r>
    </w:p>
    <w:p w:rsidR="00F55751" w:rsidRPr="008A77BC" w:rsidRDefault="00F55751" w:rsidP="00F55751">
      <w:pPr>
        <w:spacing w:line="360" w:lineRule="auto"/>
        <w:rPr>
          <w:rFonts w:ascii="宋体" w:hAnsi="宋体"/>
          <w:sz w:val="24"/>
          <w:szCs w:val="24"/>
        </w:rPr>
      </w:pPr>
      <w:r w:rsidRPr="008A77BC">
        <w:rPr>
          <w:noProof/>
          <w:sz w:val="24"/>
          <w:szCs w:val="24"/>
        </w:rPr>
        <w:lastRenderedPageBreak/>
        <w:drawing>
          <wp:inline distT="0" distB="0" distL="0" distR="0">
            <wp:extent cx="5270500" cy="2156460"/>
            <wp:effectExtent l="19050" t="0" r="6350" b="0"/>
            <wp:docPr id="23" name="图片 6" descr="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2.1.gif"/>
                    <pic:cNvPicPr>
                      <a:picLocks noChangeAspect="1" noChangeArrowheads="1"/>
                    </pic:cNvPicPr>
                  </pic:nvPicPr>
                  <pic:blipFill>
                    <a:blip r:embed="rId18"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F55751" w:rsidRDefault="00F55751" w:rsidP="00AB466B">
      <w:pPr>
        <w:pStyle w:val="ListParagraph"/>
        <w:ind w:firstLine="480"/>
        <w:rPr>
          <w:rFonts w:ascii="宋体" w:hAnsi="宋体" w:cs="宋体"/>
          <w:color w:val="000000"/>
          <w:kern w:val="0"/>
          <w:sz w:val="24"/>
          <w:szCs w:val="24"/>
        </w:rPr>
      </w:pPr>
    </w:p>
    <w:p w:rsidR="00F55751" w:rsidRDefault="00F55751" w:rsidP="00AB466B">
      <w:pPr>
        <w:pStyle w:val="ListParagraph"/>
        <w:ind w:firstLine="480"/>
        <w:rPr>
          <w:rFonts w:ascii="宋体" w:hAnsi="宋体" w:cs="宋体"/>
          <w:color w:val="000000"/>
          <w:kern w:val="0"/>
          <w:sz w:val="24"/>
          <w:szCs w:val="24"/>
        </w:rPr>
      </w:pPr>
    </w:p>
    <w:p w:rsidR="0008002C" w:rsidRPr="008A77BC" w:rsidRDefault="0008002C" w:rsidP="0008002C">
      <w:pPr>
        <w:spacing w:line="360" w:lineRule="auto"/>
        <w:ind w:firstLine="420"/>
        <w:rPr>
          <w:sz w:val="24"/>
          <w:szCs w:val="24"/>
        </w:rPr>
      </w:pPr>
      <w:r w:rsidRPr="008A77BC">
        <w:rPr>
          <w:sz w:val="24"/>
          <w:szCs w:val="24"/>
        </w:rPr>
        <w:t>在</w:t>
      </w:r>
      <w:r w:rsidRPr="008A77BC">
        <w:rPr>
          <w:rFonts w:hint="eastAsia"/>
          <w:sz w:val="24"/>
          <w:szCs w:val="24"/>
        </w:rPr>
        <w:t>设计的</w:t>
      </w:r>
      <w:r w:rsidRPr="008A77BC">
        <w:rPr>
          <w:sz w:val="24"/>
          <w:szCs w:val="24"/>
        </w:rPr>
        <w:t>本项目中，我们考虑使用</w:t>
      </w:r>
      <w:proofErr w:type="gramStart"/>
      <w:r w:rsidRPr="008A77BC">
        <w:rPr>
          <w:sz w:val="24"/>
          <w:szCs w:val="24"/>
        </w:rPr>
        <w:t>二维码对</w:t>
      </w:r>
      <w:proofErr w:type="gramEnd"/>
      <w:r w:rsidRPr="008A77BC">
        <w:rPr>
          <w:sz w:val="24"/>
          <w:szCs w:val="24"/>
        </w:rPr>
        <w:t>互联网用户</w:t>
      </w:r>
      <w:r w:rsidRPr="008A77BC">
        <w:rPr>
          <w:rFonts w:hint="eastAsia"/>
          <w:sz w:val="24"/>
          <w:szCs w:val="24"/>
        </w:rPr>
        <w:t>的</w:t>
      </w:r>
      <w:r w:rsidRPr="008A77BC">
        <w:rPr>
          <w:sz w:val="24"/>
          <w:szCs w:val="24"/>
        </w:rPr>
        <w:t>订单进行</w:t>
      </w:r>
      <w:r w:rsidRPr="008A77BC">
        <w:rPr>
          <w:rFonts w:hint="eastAsia"/>
          <w:sz w:val="24"/>
          <w:szCs w:val="24"/>
        </w:rPr>
        <w:t>识别</w:t>
      </w:r>
      <w:r w:rsidRPr="008A77BC">
        <w:rPr>
          <w:sz w:val="24"/>
          <w:szCs w:val="24"/>
        </w:rPr>
        <w:t>，二维码</w:t>
      </w:r>
      <w:r w:rsidRPr="008A77BC">
        <w:rPr>
          <w:rFonts w:hint="eastAsia"/>
          <w:sz w:val="24"/>
          <w:szCs w:val="24"/>
        </w:rPr>
        <w:t>在</w:t>
      </w:r>
      <w:r w:rsidRPr="008A77BC">
        <w:rPr>
          <w:sz w:val="24"/>
          <w:szCs w:val="24"/>
        </w:rPr>
        <w:t>用户在预约确认后生成，</w:t>
      </w:r>
      <w:r w:rsidRPr="008A77BC">
        <w:rPr>
          <w:rFonts w:hint="eastAsia"/>
          <w:sz w:val="24"/>
          <w:szCs w:val="24"/>
        </w:rPr>
        <w:t>用户</w:t>
      </w:r>
      <w:r w:rsidRPr="008A77BC">
        <w:rPr>
          <w:sz w:val="24"/>
          <w:szCs w:val="24"/>
        </w:rPr>
        <w:t>可以通过打印纸质订单</w:t>
      </w:r>
      <w:r w:rsidRPr="008A77BC">
        <w:rPr>
          <w:rFonts w:hint="eastAsia"/>
          <w:sz w:val="24"/>
          <w:szCs w:val="24"/>
        </w:rPr>
        <w:t>至</w:t>
      </w:r>
      <w:r w:rsidRPr="008A77BC">
        <w:rPr>
          <w:sz w:val="24"/>
          <w:szCs w:val="24"/>
        </w:rPr>
        <w:t>实验室，也可以通过</w:t>
      </w:r>
      <w:r w:rsidRPr="008A77BC">
        <w:rPr>
          <w:rFonts w:hint="eastAsia"/>
          <w:sz w:val="24"/>
          <w:szCs w:val="24"/>
        </w:rPr>
        <w:t>智能移动</w:t>
      </w:r>
      <w:r w:rsidRPr="008A77BC">
        <w:rPr>
          <w:sz w:val="24"/>
          <w:szCs w:val="24"/>
        </w:rPr>
        <w:t>终端</w:t>
      </w:r>
      <w:r w:rsidRPr="008A77BC">
        <w:rPr>
          <w:rFonts w:hint="eastAsia"/>
          <w:sz w:val="24"/>
          <w:szCs w:val="24"/>
        </w:rPr>
        <w:t>获取</w:t>
      </w:r>
      <w:proofErr w:type="gramStart"/>
      <w:r w:rsidRPr="008A77BC">
        <w:rPr>
          <w:sz w:val="24"/>
          <w:szCs w:val="24"/>
        </w:rPr>
        <w:t>二维码保存</w:t>
      </w:r>
      <w:proofErr w:type="gramEnd"/>
      <w:r w:rsidRPr="008A77BC">
        <w:rPr>
          <w:sz w:val="24"/>
          <w:szCs w:val="24"/>
        </w:rPr>
        <w:t>，</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w:t>
      </w:r>
      <w:r w:rsidRPr="008A77BC">
        <w:rPr>
          <w:sz w:val="24"/>
          <w:szCs w:val="24"/>
        </w:rPr>
        <w:t>纸质</w:t>
      </w:r>
      <w:proofErr w:type="gramStart"/>
      <w:r w:rsidRPr="008A77BC">
        <w:rPr>
          <w:sz w:val="24"/>
          <w:szCs w:val="24"/>
        </w:rPr>
        <w:t>二维码或</w:t>
      </w:r>
      <w:proofErr w:type="gramEnd"/>
      <w:r w:rsidRPr="008A77BC">
        <w:rPr>
          <w:rFonts w:hint="eastAsia"/>
          <w:sz w:val="24"/>
          <w:szCs w:val="24"/>
        </w:rPr>
        <w:t>移动</w:t>
      </w:r>
      <w:r w:rsidRPr="008A77BC">
        <w:rPr>
          <w:sz w:val="24"/>
          <w:szCs w:val="24"/>
        </w:rPr>
        <w:t>设备二</w:t>
      </w:r>
      <w:proofErr w:type="gramStart"/>
      <w:r w:rsidRPr="008A77BC">
        <w:rPr>
          <w:sz w:val="24"/>
          <w:szCs w:val="24"/>
        </w:rPr>
        <w:t>维码展示</w:t>
      </w:r>
      <w:proofErr w:type="gramEnd"/>
      <w:r w:rsidRPr="008A77BC">
        <w:rPr>
          <w:rFonts w:hint="eastAsia"/>
          <w:sz w:val="24"/>
          <w:szCs w:val="24"/>
        </w:rPr>
        <w:t>给</w:t>
      </w:r>
      <w:r w:rsidRPr="008A77BC">
        <w:rPr>
          <w:sz w:val="24"/>
          <w:szCs w:val="24"/>
        </w:rPr>
        <w:t>实验室管理员，由</w:t>
      </w:r>
      <w:r w:rsidRPr="008A77BC">
        <w:rPr>
          <w:rFonts w:hint="eastAsia"/>
          <w:sz w:val="24"/>
          <w:szCs w:val="24"/>
        </w:rPr>
        <w:t>管理员通过</w:t>
      </w:r>
      <w:r w:rsidRPr="008A77BC">
        <w:rPr>
          <w:sz w:val="24"/>
          <w:szCs w:val="24"/>
        </w:rPr>
        <w:t>客户端扫描</w:t>
      </w:r>
      <w:r w:rsidRPr="008A77BC">
        <w:rPr>
          <w:rFonts w:hint="eastAsia"/>
          <w:sz w:val="24"/>
          <w:szCs w:val="24"/>
        </w:rPr>
        <w:t>二维码，</w:t>
      </w:r>
      <w:r w:rsidRPr="008A77BC">
        <w:rPr>
          <w:sz w:val="24"/>
          <w:szCs w:val="24"/>
        </w:rPr>
        <w:t>送至系统进行认证核对用户和订单信息。</w:t>
      </w:r>
    </w:p>
    <w:p w:rsidR="0008002C" w:rsidRPr="008A77BC" w:rsidRDefault="0008002C" w:rsidP="0008002C">
      <w:pPr>
        <w:spacing w:line="360" w:lineRule="auto"/>
        <w:ind w:firstLine="420"/>
        <w:rPr>
          <w:sz w:val="24"/>
          <w:szCs w:val="24"/>
        </w:rPr>
      </w:pPr>
      <w:r w:rsidRPr="008A77BC">
        <w:rPr>
          <w:rFonts w:hint="eastAsia"/>
          <w:sz w:val="24"/>
          <w:szCs w:val="24"/>
        </w:rPr>
        <w:t>校园网</w:t>
      </w:r>
      <w:r w:rsidRPr="008A77BC">
        <w:rPr>
          <w:sz w:val="24"/>
          <w:szCs w:val="24"/>
        </w:rPr>
        <w:t>用户在预约确认后，</w:t>
      </w:r>
      <w:r w:rsidRPr="008A77BC">
        <w:rPr>
          <w:rFonts w:hint="eastAsia"/>
          <w:sz w:val="24"/>
          <w:szCs w:val="24"/>
        </w:rPr>
        <w:t>系统</w:t>
      </w:r>
      <w:r w:rsidRPr="008A77BC">
        <w:rPr>
          <w:sz w:val="24"/>
          <w:szCs w:val="24"/>
        </w:rPr>
        <w:t>将通过</w:t>
      </w:r>
      <w:r w:rsidRPr="008A77BC">
        <w:rPr>
          <w:rFonts w:hint="eastAsia"/>
          <w:sz w:val="24"/>
          <w:szCs w:val="24"/>
        </w:rPr>
        <w:t>大学城</w:t>
      </w:r>
      <w:r w:rsidRPr="008A77BC">
        <w:rPr>
          <w:sz w:val="24"/>
          <w:szCs w:val="24"/>
        </w:rPr>
        <w:t>的用户统一认证系统（</w:t>
      </w:r>
      <w:r w:rsidRPr="008A77BC">
        <w:rPr>
          <w:rFonts w:hint="eastAsia"/>
          <w:sz w:val="24"/>
          <w:szCs w:val="24"/>
        </w:rPr>
        <w:t>LDAP</w:t>
      </w:r>
      <w:r w:rsidRPr="008A77BC">
        <w:rPr>
          <w:sz w:val="24"/>
          <w:szCs w:val="24"/>
        </w:rPr>
        <w:t>/Radius</w:t>
      </w:r>
      <w:r w:rsidRPr="008A77BC">
        <w:rPr>
          <w:sz w:val="24"/>
          <w:szCs w:val="24"/>
        </w:rPr>
        <w:t>），</w:t>
      </w:r>
      <w:r w:rsidRPr="008A77BC">
        <w:rPr>
          <w:rFonts w:hint="eastAsia"/>
          <w:sz w:val="24"/>
          <w:szCs w:val="24"/>
        </w:rPr>
        <w:t>把用户</w:t>
      </w:r>
      <w:r w:rsidRPr="008A77BC">
        <w:rPr>
          <w:sz w:val="24"/>
          <w:szCs w:val="24"/>
        </w:rPr>
        <w:t>的</w:t>
      </w:r>
      <w:proofErr w:type="gramStart"/>
      <w:r w:rsidRPr="008A77BC">
        <w:rPr>
          <w:sz w:val="24"/>
          <w:szCs w:val="24"/>
        </w:rPr>
        <w:t>帐号</w:t>
      </w:r>
      <w:proofErr w:type="gramEnd"/>
      <w:r w:rsidRPr="008A77BC">
        <w:rPr>
          <w:sz w:val="24"/>
          <w:szCs w:val="24"/>
        </w:rPr>
        <w:t>信息保存</w:t>
      </w:r>
      <w:r w:rsidRPr="008A77BC">
        <w:rPr>
          <w:rFonts w:hint="eastAsia"/>
          <w:sz w:val="24"/>
          <w:szCs w:val="24"/>
        </w:rPr>
        <w:t>至</w:t>
      </w:r>
      <w:r w:rsidRPr="008A77BC">
        <w:rPr>
          <w:sz w:val="24"/>
          <w:szCs w:val="24"/>
        </w:rPr>
        <w:t>订单，</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通过出示校园卡给</w:t>
      </w:r>
      <w:r w:rsidRPr="008A77BC">
        <w:rPr>
          <w:sz w:val="24"/>
          <w:szCs w:val="24"/>
        </w:rPr>
        <w:t>实验室管理员，由</w:t>
      </w:r>
      <w:r w:rsidRPr="008A77BC">
        <w:rPr>
          <w:rFonts w:hint="eastAsia"/>
          <w:sz w:val="24"/>
          <w:szCs w:val="24"/>
        </w:rPr>
        <w:t>管理员通过</w:t>
      </w:r>
      <w:r w:rsidRPr="008A77BC">
        <w:rPr>
          <w:sz w:val="24"/>
          <w:szCs w:val="24"/>
        </w:rPr>
        <w:t>客户端</w:t>
      </w:r>
      <w:r w:rsidRPr="008A77BC">
        <w:rPr>
          <w:rFonts w:hint="eastAsia"/>
          <w:sz w:val="24"/>
          <w:szCs w:val="24"/>
        </w:rPr>
        <w:t>感应用户</w:t>
      </w:r>
      <w:r w:rsidRPr="008A77BC">
        <w:rPr>
          <w:sz w:val="24"/>
          <w:szCs w:val="24"/>
        </w:rPr>
        <w:t>信息</w:t>
      </w:r>
      <w:r w:rsidRPr="008A77BC">
        <w:rPr>
          <w:rFonts w:hint="eastAsia"/>
          <w:sz w:val="24"/>
          <w:szCs w:val="24"/>
        </w:rPr>
        <w:t>，</w:t>
      </w:r>
      <w:r w:rsidRPr="008A77BC">
        <w:rPr>
          <w:sz w:val="24"/>
          <w:szCs w:val="24"/>
        </w:rPr>
        <w:t>送至系统进行认证核对用户和订单信息。</w:t>
      </w:r>
    </w:p>
    <w:p w:rsidR="00FD3CDF" w:rsidRDefault="0008002C" w:rsidP="00890DA9">
      <w:pPr>
        <w:spacing w:line="360" w:lineRule="auto"/>
        <w:ind w:firstLine="420"/>
        <w:rPr>
          <w:rFonts w:asciiTheme="majorEastAsia" w:eastAsiaTheme="majorEastAsia" w:hAnsiTheme="majorEastAsia"/>
          <w:sz w:val="24"/>
          <w:szCs w:val="24"/>
        </w:rPr>
      </w:pPr>
      <w:r w:rsidRPr="008A77BC">
        <w:rPr>
          <w:rFonts w:hint="eastAsia"/>
          <w:sz w:val="24"/>
          <w:szCs w:val="24"/>
        </w:rPr>
        <w:t>在系统</w:t>
      </w:r>
      <w:r w:rsidRPr="008A77BC">
        <w:rPr>
          <w:sz w:val="24"/>
          <w:szCs w:val="24"/>
        </w:rPr>
        <w:t>认证后，将保留当前时间作为</w:t>
      </w:r>
      <w:r w:rsidRPr="008A77BC">
        <w:rPr>
          <w:rFonts w:hint="eastAsia"/>
          <w:sz w:val="24"/>
          <w:szCs w:val="24"/>
        </w:rPr>
        <w:t>使用</w:t>
      </w:r>
      <w:r w:rsidRPr="008A77BC">
        <w:rPr>
          <w:sz w:val="24"/>
          <w:szCs w:val="24"/>
        </w:rPr>
        <w:t>设备的时间，在用户</w:t>
      </w:r>
      <w:r w:rsidRPr="008A77BC">
        <w:rPr>
          <w:rFonts w:hint="eastAsia"/>
          <w:sz w:val="24"/>
          <w:szCs w:val="24"/>
        </w:rPr>
        <w:t>使用仪器</w:t>
      </w:r>
      <w:r w:rsidRPr="008A77BC">
        <w:rPr>
          <w:sz w:val="24"/>
          <w:szCs w:val="24"/>
        </w:rPr>
        <w:t>设备完毕，离开实验室</w:t>
      </w:r>
      <w:r w:rsidRPr="008A77BC">
        <w:rPr>
          <w:rFonts w:hint="eastAsia"/>
          <w:sz w:val="24"/>
          <w:szCs w:val="24"/>
        </w:rPr>
        <w:t>时</w:t>
      </w:r>
      <w:r w:rsidRPr="008A77BC">
        <w:rPr>
          <w:sz w:val="24"/>
          <w:szCs w:val="24"/>
        </w:rPr>
        <w:t>，用户再次出示</w:t>
      </w:r>
      <w:proofErr w:type="gramStart"/>
      <w:r w:rsidRPr="008A77BC">
        <w:rPr>
          <w:sz w:val="24"/>
          <w:szCs w:val="24"/>
        </w:rPr>
        <w:t>二维码或</w:t>
      </w:r>
      <w:proofErr w:type="gramEnd"/>
      <w:r w:rsidRPr="008A77BC">
        <w:rPr>
          <w:sz w:val="24"/>
          <w:szCs w:val="24"/>
        </w:rPr>
        <w:t>校园卡</w:t>
      </w:r>
      <w:r w:rsidRPr="008A77BC">
        <w:rPr>
          <w:rFonts w:hint="eastAsia"/>
          <w:sz w:val="24"/>
          <w:szCs w:val="24"/>
        </w:rPr>
        <w:t>，</w:t>
      </w:r>
      <w:r w:rsidRPr="008A77BC">
        <w:rPr>
          <w:sz w:val="24"/>
          <w:szCs w:val="24"/>
        </w:rPr>
        <w:t>实验室管理员</w:t>
      </w:r>
      <w:r w:rsidRPr="008A77BC">
        <w:rPr>
          <w:rFonts w:hint="eastAsia"/>
          <w:sz w:val="24"/>
          <w:szCs w:val="24"/>
        </w:rPr>
        <w:t>通过</w:t>
      </w:r>
      <w:r w:rsidRPr="008A77BC">
        <w:rPr>
          <w:sz w:val="24"/>
          <w:szCs w:val="24"/>
        </w:rPr>
        <w:t>扫描感应，将信息发送至系统，记录为使用设备结束时间</w:t>
      </w:r>
      <w:r w:rsidR="00FD3CDF">
        <w:rPr>
          <w:rFonts w:asciiTheme="majorEastAsia" w:eastAsiaTheme="majorEastAsia" w:hAnsiTheme="majorEastAsia" w:hint="eastAsia"/>
          <w:sz w:val="24"/>
          <w:szCs w:val="24"/>
        </w:rPr>
        <w:t>。</w:t>
      </w:r>
    </w:p>
    <w:p w:rsidR="00890DA9" w:rsidRPr="002E49B3" w:rsidRDefault="00890DA9" w:rsidP="00890DA9">
      <w:pPr>
        <w:spacing w:line="360" w:lineRule="auto"/>
        <w:ind w:firstLine="420"/>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247390"/>
            <wp:effectExtent l="19050" t="0" r="2540" b="0"/>
            <wp:docPr id="27" name="Picture 26" descr="设备使用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使用申请流程图.jpg"/>
                    <pic:cNvPicPr/>
                  </pic:nvPicPr>
                  <pic:blipFill>
                    <a:blip r:embed="rId19" cstate="print"/>
                    <a:stretch>
                      <a:fillRect/>
                    </a:stretch>
                  </pic:blipFill>
                  <pic:spPr>
                    <a:xfrm>
                      <a:off x="0" y="0"/>
                      <a:ext cx="5274310" cy="324739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367296" w:rsidP="00A7114E">
      <w:pPr>
        <w:pStyle w:val="Heading2"/>
        <w:numPr>
          <w:ilvl w:val="2"/>
          <w:numId w:val="42"/>
        </w:numPr>
        <w:spacing w:line="360" w:lineRule="auto"/>
      </w:pPr>
      <w:bookmarkStart w:id="44" w:name="_Toc363680101"/>
      <w:r w:rsidRPr="00367296">
        <w:rPr>
          <w:rFonts w:hint="eastAsia"/>
        </w:rPr>
        <w:t>行业检测</w:t>
      </w:r>
      <w:r w:rsidRPr="00367296">
        <w:rPr>
          <w:rFonts w:hint="eastAsia"/>
        </w:rPr>
        <w:t>(</w:t>
      </w:r>
      <w:r w:rsidRPr="00367296">
        <w:rPr>
          <w:rFonts w:hint="eastAsia"/>
        </w:rPr>
        <w:t>含检测预约</w:t>
      </w:r>
      <w:r w:rsidRPr="00367296">
        <w:rPr>
          <w:rFonts w:hint="eastAsia"/>
        </w:rPr>
        <w:t>)</w:t>
      </w:r>
      <w:bookmarkEnd w:id="44"/>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按实验室类别或行业类型展示可供选择的测试项目</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用户可以通过各种条件查询相关测试项目</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测试项目显示信息中含有报价和申请表下载链接以及‘预约’链接</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用户线下填写完申请表后，选择‘预约’，然后上传申请表并提交</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提交后系统返回给用户预约报告号，用户凭此号可以在后续阶段查询状态</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用户可以浏览并管理自己的预约记录</w:t>
      </w:r>
      <w:r w:rsidR="00CA19B6" w:rsidRPr="00CA19B6">
        <w:rPr>
          <w:rFonts w:asciiTheme="majorEastAsia" w:eastAsiaTheme="majorEastAsia" w:hAnsiTheme="majorEastAsia" w:hint="eastAsia"/>
          <w:sz w:val="24"/>
          <w:szCs w:val="24"/>
        </w:rPr>
        <w:t>(如取消等操作);</w:t>
      </w:r>
    </w:p>
    <w:p w:rsidR="002E49B3"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申请获批准后系统会有提示.</w:t>
      </w:r>
    </w:p>
    <w:p w:rsidR="009F574E" w:rsidRDefault="009F574E" w:rsidP="009F574E">
      <w:pPr>
        <w:spacing w:line="360" w:lineRule="auto"/>
        <w:rPr>
          <w:rFonts w:ascii="宋体" w:hAnsi="宋体" w:cs="宋体"/>
          <w:color w:val="000000"/>
          <w:kern w:val="0"/>
          <w:sz w:val="24"/>
          <w:szCs w:val="24"/>
        </w:rPr>
      </w:pPr>
    </w:p>
    <w:p w:rsidR="00A8533D" w:rsidRPr="002E49B3" w:rsidRDefault="00F14C3D" w:rsidP="00A8533D">
      <w:pPr>
        <w:spacing w:line="360" w:lineRule="auto"/>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97935"/>
            <wp:effectExtent l="19050" t="0" r="2540" b="0"/>
            <wp:docPr id="26" name="Picture 25" descr="行业检测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业检测申请流程图.jpg"/>
                    <pic:cNvPicPr/>
                  </pic:nvPicPr>
                  <pic:blipFill>
                    <a:blip r:embed="rId20" cstate="print"/>
                    <a:stretch>
                      <a:fillRect/>
                    </a:stretch>
                  </pic:blipFill>
                  <pic:spPr>
                    <a:xfrm>
                      <a:off x="0" y="0"/>
                      <a:ext cx="5274310" cy="3797935"/>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534BC4" w:rsidP="00A7114E">
      <w:pPr>
        <w:pStyle w:val="Heading2"/>
        <w:numPr>
          <w:ilvl w:val="2"/>
          <w:numId w:val="42"/>
        </w:numPr>
        <w:spacing w:line="360" w:lineRule="auto"/>
      </w:pPr>
      <w:bookmarkStart w:id="45" w:name="_Toc363680102"/>
      <w:r w:rsidRPr="00534BC4">
        <w:rPr>
          <w:rFonts w:hint="eastAsia"/>
        </w:rPr>
        <w:t>专家咨询</w:t>
      </w:r>
      <w:bookmarkEnd w:id="45"/>
    </w:p>
    <w:p w:rsidR="00D1699F" w:rsidRPr="00D1699F" w:rsidRDefault="005205BF"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CA19B6">
        <w:rPr>
          <w:rFonts w:asciiTheme="majorEastAsia" w:eastAsiaTheme="majorEastAsia" w:hAnsiTheme="majorEastAsia" w:hint="eastAsia"/>
          <w:sz w:val="24"/>
          <w:szCs w:val="24"/>
        </w:rPr>
        <w:t>此模块提供的功能将因用户角色而异，首先</w:t>
      </w:r>
      <w:r w:rsidR="00D1699F" w:rsidRPr="00D1699F">
        <w:rPr>
          <w:rFonts w:asciiTheme="majorEastAsia" w:eastAsiaTheme="majorEastAsia" w:hAnsiTheme="majorEastAsia" w:hint="eastAsia"/>
          <w:sz w:val="24"/>
          <w:szCs w:val="24"/>
        </w:rPr>
        <w:t>系统会对用户进行判断:</w:t>
      </w:r>
    </w:p>
    <w:p w:rsidR="00CA19B6" w:rsidRDefault="00D1699F" w:rsidP="00CA19B6">
      <w:pPr>
        <w:spacing w:line="360" w:lineRule="auto"/>
        <w:ind w:firstLine="465"/>
        <w:rPr>
          <w:rFonts w:asciiTheme="majorEastAsia" w:eastAsiaTheme="majorEastAsia" w:hAnsiTheme="majorEastAsia"/>
          <w:sz w:val="24"/>
          <w:szCs w:val="24"/>
        </w:rPr>
      </w:pPr>
      <w:r w:rsidRPr="00D1699F">
        <w:rPr>
          <w:rFonts w:asciiTheme="majorEastAsia" w:eastAsiaTheme="majorEastAsia" w:hAnsiTheme="majorEastAsia" w:hint="eastAsia"/>
          <w:sz w:val="24"/>
          <w:szCs w:val="24"/>
        </w:rPr>
        <w:t>如果是普通用户</w:t>
      </w:r>
      <w:r w:rsidR="00CA19B6">
        <w:rPr>
          <w:rFonts w:asciiTheme="majorEastAsia" w:eastAsiaTheme="majorEastAsia" w:hAnsiTheme="majorEastAsia" w:hint="eastAsia"/>
          <w:sz w:val="24"/>
          <w:szCs w:val="24"/>
        </w:rPr>
        <w:t>:</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系统将展示‘提问模块’，‘历史问答记录’，‘经典问答’及‘专家介绍’等;</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点击‘提问模块’后可以输入问题标题和描述，可以选择指定专家回答;</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系统也将展示该用户已提出的问题列表，方便用户查询状态和结果。</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用户登录时，如果专家已经解答问题，系统会有提示。</w:t>
      </w:r>
    </w:p>
    <w:p w:rsidR="00D1699F" w:rsidRPr="00D1699F" w:rsidRDefault="00CA19B6"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D1699F" w:rsidRPr="00D1699F">
        <w:rPr>
          <w:rFonts w:asciiTheme="majorEastAsia" w:eastAsiaTheme="majorEastAsia" w:hAnsiTheme="majorEastAsia" w:hint="eastAsia"/>
          <w:sz w:val="24"/>
          <w:szCs w:val="24"/>
        </w:rPr>
        <w:t>如果是专家:</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系统将展示‘回答问题’，‘历史问答记录’，‘经典问答’及‘专家介绍’等;</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点击‘回答问题’后可以输入问题解答。</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一旦专家登录，系统会在显眼位置提示专家有未回答的问题。</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lastRenderedPageBreak/>
        <w:t>专家也可浏览自己的回答记录。</w:t>
      </w:r>
    </w:p>
    <w:p w:rsidR="00EC1A45" w:rsidRDefault="00EC1A45" w:rsidP="00EC1A45">
      <w:pPr>
        <w:spacing w:line="360" w:lineRule="auto"/>
        <w:ind w:firstLine="465"/>
        <w:rPr>
          <w:rFonts w:asciiTheme="majorEastAsia" w:eastAsiaTheme="majorEastAsia" w:hAnsiTheme="majorEastAsia"/>
          <w:sz w:val="24"/>
          <w:szCs w:val="24"/>
        </w:rPr>
      </w:pPr>
    </w:p>
    <w:p w:rsidR="00EC1A45" w:rsidRDefault="00EC1A45" w:rsidP="00EC1A45">
      <w:pPr>
        <w:pStyle w:val="ListParagraph"/>
        <w:spacing w:line="360" w:lineRule="auto"/>
        <w:ind w:left="780" w:firstLineChars="0" w:firstLine="0"/>
        <w:rPr>
          <w:rFonts w:ascii="宋体" w:hAnsi="宋体" w:cs="宋体"/>
          <w:color w:val="000000"/>
          <w:kern w:val="0"/>
          <w:sz w:val="24"/>
          <w:szCs w:val="24"/>
        </w:rPr>
      </w:pPr>
      <w:r>
        <w:rPr>
          <w:rFonts w:ascii="宋体" w:hAnsi="宋体" w:cs="宋体" w:hint="eastAsia"/>
          <w:noProof/>
          <w:color w:val="000000"/>
          <w:kern w:val="0"/>
          <w:sz w:val="24"/>
          <w:szCs w:val="24"/>
        </w:rPr>
        <w:drawing>
          <wp:inline distT="0" distB="0" distL="0" distR="0">
            <wp:extent cx="5274310" cy="2428240"/>
            <wp:effectExtent l="0" t="0" r="2540" b="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家.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311894" w:rsidRDefault="00311894" w:rsidP="00311894">
      <w:pPr>
        <w:rPr>
          <w:rFonts w:asciiTheme="majorEastAsia" w:eastAsiaTheme="majorEastAsia" w:hAnsiTheme="majorEastAsia"/>
          <w:sz w:val="24"/>
          <w:szCs w:val="24"/>
        </w:rPr>
      </w:pPr>
    </w:p>
    <w:p w:rsidR="00311894" w:rsidRPr="00311894" w:rsidRDefault="00311894" w:rsidP="00311894">
      <w:r>
        <w:rPr>
          <w:rFonts w:asciiTheme="majorEastAsia" w:eastAsiaTheme="majorEastAsia" w:hAnsiTheme="majorEastAsia" w:hint="eastAsia"/>
          <w:sz w:val="24"/>
          <w:szCs w:val="24"/>
        </w:rPr>
        <w:t>流程介绍</w:t>
      </w:r>
      <w:r>
        <w:rPr>
          <w:rFonts w:asciiTheme="majorEastAsia" w:eastAsiaTheme="majorEastAsia" w:hAnsiTheme="majorEastAsia"/>
          <w:sz w:val="24"/>
          <w:szCs w:val="24"/>
        </w:rPr>
        <w:t>:</w:t>
      </w:r>
    </w:p>
    <w:p w:rsidR="00CA19B6" w:rsidRDefault="00CA19B6"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4116705"/>
            <wp:effectExtent l="19050" t="0" r="2540" b="0"/>
            <wp:docPr id="24" name="Picture 23" descr="专家咨询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家咨询流程图.jpg"/>
                    <pic:cNvPicPr/>
                  </pic:nvPicPr>
                  <pic:blipFill>
                    <a:blip r:embed="rId22" cstate="print"/>
                    <a:stretch>
                      <a:fillRect/>
                    </a:stretch>
                  </pic:blipFill>
                  <pic:spPr>
                    <a:xfrm>
                      <a:off x="0" y="0"/>
                      <a:ext cx="5274310" cy="4116705"/>
                    </a:xfrm>
                    <a:prstGeom prst="rect">
                      <a:avLst/>
                    </a:prstGeom>
                  </pic:spPr>
                </pic:pic>
              </a:graphicData>
            </a:graphic>
          </wp:inline>
        </w:drawing>
      </w:r>
      <w:r w:rsidR="00D1699F">
        <w:rPr>
          <w:rFonts w:asciiTheme="majorEastAsia" w:eastAsiaTheme="majorEastAsia" w:hAnsiTheme="majorEastAsia" w:hint="eastAsia"/>
          <w:sz w:val="24"/>
          <w:szCs w:val="24"/>
        </w:rPr>
        <w:t xml:space="preserve">    </w:t>
      </w:r>
    </w:p>
    <w:p w:rsidR="002E49B3" w:rsidRPr="004066FA" w:rsidRDefault="001C57C4" w:rsidP="00A7114E">
      <w:pPr>
        <w:pStyle w:val="Heading2"/>
        <w:numPr>
          <w:ilvl w:val="2"/>
          <w:numId w:val="42"/>
        </w:numPr>
        <w:spacing w:line="360" w:lineRule="auto"/>
      </w:pPr>
      <w:bookmarkStart w:id="46" w:name="_Toc363680103"/>
      <w:r w:rsidRPr="001C57C4">
        <w:rPr>
          <w:rFonts w:hint="eastAsia"/>
        </w:rPr>
        <w:lastRenderedPageBreak/>
        <w:t>科技成果与技术转移</w:t>
      </w:r>
      <w:bookmarkEnd w:id="46"/>
    </w:p>
    <w:p w:rsidR="001C57C4" w:rsidRPr="001C57C4" w:rsidRDefault="00CC3536" w:rsidP="001C57C4">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1.</w:t>
      </w:r>
      <w:r w:rsidR="001C57C4" w:rsidRPr="001C57C4">
        <w:rPr>
          <w:rFonts w:asciiTheme="majorEastAsia" w:eastAsiaTheme="majorEastAsia" w:hAnsiTheme="majorEastAsia" w:hint="eastAsia"/>
          <w:sz w:val="24"/>
          <w:szCs w:val="24"/>
        </w:rPr>
        <w:t>按类别或行业等类型展示科技成果信息</w:t>
      </w:r>
      <w:r>
        <w:rPr>
          <w:rFonts w:asciiTheme="majorEastAsia" w:eastAsiaTheme="majorEastAsia" w:hAnsiTheme="majorEastAsia" w:hint="eastAsia"/>
          <w:sz w:val="24"/>
          <w:szCs w:val="24"/>
        </w:rPr>
        <w:t>;</w:t>
      </w:r>
    </w:p>
    <w:p w:rsidR="001C57C4" w:rsidRPr="001C57C4" w:rsidRDefault="00CC3536" w:rsidP="001C57C4">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2.</w:t>
      </w:r>
      <w:r w:rsidR="001C57C4" w:rsidRPr="001C57C4">
        <w:rPr>
          <w:rFonts w:asciiTheme="majorEastAsia" w:eastAsiaTheme="majorEastAsia" w:hAnsiTheme="majorEastAsia" w:hint="eastAsia"/>
          <w:sz w:val="24"/>
          <w:szCs w:val="24"/>
        </w:rPr>
        <w:t>展示技术转移成功案例及流程介绍</w:t>
      </w:r>
    </w:p>
    <w:p w:rsidR="002E49B3" w:rsidRDefault="00CC3536" w:rsidP="00CC3536">
      <w:pPr>
        <w:spacing w:line="360" w:lineRule="auto"/>
        <w:ind w:firstLine="465"/>
        <w:rPr>
          <w:rFonts w:asciiTheme="majorEastAsia" w:eastAsiaTheme="majorEastAsia" w:hAnsiTheme="majorEastAsia"/>
          <w:sz w:val="24"/>
          <w:szCs w:val="24"/>
        </w:rPr>
      </w:pPr>
      <w:r>
        <w:rPr>
          <w:rFonts w:asciiTheme="majorEastAsia" w:eastAsiaTheme="majorEastAsia" w:hAnsiTheme="majorEastAsia" w:hint="eastAsia"/>
          <w:sz w:val="24"/>
          <w:szCs w:val="24"/>
        </w:rPr>
        <w:t>3.</w:t>
      </w:r>
      <w:r w:rsidR="001C57C4" w:rsidRPr="001C57C4">
        <w:rPr>
          <w:rFonts w:asciiTheme="majorEastAsia" w:eastAsiaTheme="majorEastAsia" w:hAnsiTheme="majorEastAsia" w:hint="eastAsia"/>
          <w:sz w:val="24"/>
          <w:szCs w:val="24"/>
        </w:rPr>
        <w:t>展示进行中的技术转移项目的状态</w:t>
      </w:r>
      <w:r w:rsidR="002E49B3" w:rsidRPr="008A77BC">
        <w:rPr>
          <w:rFonts w:asciiTheme="majorEastAsia" w:eastAsiaTheme="majorEastAsia" w:hAnsiTheme="majorEastAsia" w:hint="eastAsia"/>
          <w:sz w:val="24"/>
          <w:szCs w:val="24"/>
        </w:rPr>
        <w:t>；</w:t>
      </w:r>
    </w:p>
    <w:p w:rsidR="00CC3536" w:rsidRDefault="00CC3536" w:rsidP="00CC3536">
      <w:pPr>
        <w:spacing w:line="360" w:lineRule="auto"/>
        <w:ind w:firstLine="465"/>
        <w:rPr>
          <w:rFonts w:asciiTheme="majorEastAsia" w:eastAsiaTheme="majorEastAsia" w:hAnsiTheme="majorEastAsia"/>
          <w:sz w:val="24"/>
          <w:szCs w:val="24"/>
        </w:rPr>
      </w:pPr>
    </w:p>
    <w:p w:rsidR="00CC3536" w:rsidRPr="00CC3536" w:rsidRDefault="00CC3536" w:rsidP="00CC3536">
      <w:pPr>
        <w:spacing w:line="360" w:lineRule="auto"/>
        <w:ind w:firstLine="465"/>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38750" cy="5895975"/>
            <wp:effectExtent l="19050" t="0" r="0" b="0"/>
            <wp:docPr id="22" name="Picture 21" descr="技术转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转移流程图.jpg"/>
                    <pic:cNvPicPr/>
                  </pic:nvPicPr>
                  <pic:blipFill>
                    <a:blip r:embed="rId23" cstate="print"/>
                    <a:stretch>
                      <a:fillRect/>
                    </a:stretch>
                  </pic:blipFill>
                  <pic:spPr>
                    <a:xfrm>
                      <a:off x="0" y="0"/>
                      <a:ext cx="5238750" cy="5895975"/>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8E57AD" w:rsidP="00A7114E">
      <w:pPr>
        <w:pStyle w:val="Heading2"/>
        <w:numPr>
          <w:ilvl w:val="2"/>
          <w:numId w:val="42"/>
        </w:numPr>
        <w:spacing w:line="360" w:lineRule="auto"/>
      </w:pPr>
      <w:bookmarkStart w:id="47" w:name="_Toc363680104"/>
      <w:r w:rsidRPr="008E57AD">
        <w:rPr>
          <w:rFonts w:hint="eastAsia"/>
        </w:rPr>
        <w:lastRenderedPageBreak/>
        <w:t>信息搜索</w:t>
      </w:r>
      <w:bookmarkEnd w:id="47"/>
    </w:p>
    <w:p w:rsidR="002E49B3" w:rsidRDefault="00C76525" w:rsidP="00E167BF">
      <w:pPr>
        <w:spacing w:line="360" w:lineRule="auto"/>
        <w:ind w:firstLine="465"/>
        <w:rPr>
          <w:rFonts w:asciiTheme="majorEastAsia" w:eastAsiaTheme="majorEastAsia" w:hAnsiTheme="majorEastAsia"/>
          <w:sz w:val="24"/>
          <w:szCs w:val="24"/>
        </w:rPr>
      </w:pPr>
      <w:r w:rsidRPr="00C76525">
        <w:rPr>
          <w:rFonts w:asciiTheme="majorEastAsia" w:eastAsiaTheme="majorEastAsia" w:hAnsiTheme="majorEastAsia" w:hint="eastAsia"/>
          <w:sz w:val="24"/>
          <w:szCs w:val="24"/>
        </w:rPr>
        <w:t>提供全局的信息检索功能</w:t>
      </w:r>
      <w:r w:rsidR="002E49B3">
        <w:rPr>
          <w:rFonts w:asciiTheme="majorEastAsia" w:eastAsiaTheme="majorEastAsia" w:hAnsiTheme="majorEastAsia" w:hint="eastAsia"/>
          <w:sz w:val="24"/>
          <w:szCs w:val="24"/>
        </w:rPr>
        <w:t>。</w:t>
      </w:r>
    </w:p>
    <w:p w:rsidR="00E167BF" w:rsidRPr="00E167BF" w:rsidRDefault="00E167BF" w:rsidP="00E167BF">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E167BF">
        <w:rPr>
          <w:rFonts w:ascii="宋体" w:hAnsi="宋体" w:cs="宋体" w:hint="eastAsia"/>
          <w:color w:val="000000"/>
          <w:kern w:val="0"/>
          <w:sz w:val="24"/>
          <w:szCs w:val="24"/>
        </w:rPr>
        <w:t>搜索各模块的内容，可以全网搜索也可以指定模块搜索。</w:t>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3E39C9" w:rsidP="00A7114E">
      <w:pPr>
        <w:pStyle w:val="Heading2"/>
        <w:numPr>
          <w:ilvl w:val="2"/>
          <w:numId w:val="42"/>
        </w:numPr>
        <w:spacing w:line="360" w:lineRule="auto"/>
      </w:pPr>
      <w:bookmarkStart w:id="48" w:name="_Toc363680105"/>
      <w:r>
        <w:rPr>
          <w:rFonts w:hint="eastAsia"/>
        </w:rPr>
        <w:t>使用帮助</w:t>
      </w:r>
      <w:bookmarkEnd w:id="48"/>
    </w:p>
    <w:p w:rsidR="002E49B3" w:rsidRPr="002E49B3" w:rsidRDefault="003E39C9" w:rsidP="002E49B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针对如何使用本系统提供帮助，如列出常见问题与对应解答(FAQ)等。</w:t>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66317D" w:rsidP="00A7114E">
      <w:pPr>
        <w:pStyle w:val="Heading2"/>
        <w:numPr>
          <w:ilvl w:val="2"/>
          <w:numId w:val="42"/>
        </w:numPr>
        <w:spacing w:line="360" w:lineRule="auto"/>
      </w:pPr>
      <w:bookmarkStart w:id="49" w:name="_Toc363680106"/>
      <w:r w:rsidRPr="0066317D">
        <w:rPr>
          <w:rFonts w:hint="eastAsia"/>
        </w:rPr>
        <w:t>注册</w:t>
      </w:r>
      <w:r w:rsidRPr="0066317D">
        <w:rPr>
          <w:rFonts w:hint="eastAsia"/>
        </w:rPr>
        <w:t>/</w:t>
      </w:r>
      <w:r w:rsidRPr="0066317D">
        <w:rPr>
          <w:rFonts w:hint="eastAsia"/>
        </w:rPr>
        <w:t>登录认证</w:t>
      </w:r>
      <w:bookmarkEnd w:id="49"/>
    </w:p>
    <w:p w:rsidR="002E49B3" w:rsidRDefault="0066317D" w:rsidP="001547F3">
      <w:pPr>
        <w:spacing w:line="360" w:lineRule="auto"/>
        <w:ind w:firstLine="465"/>
        <w:rPr>
          <w:rFonts w:asciiTheme="majorEastAsia" w:eastAsiaTheme="majorEastAsia" w:hAnsiTheme="majorEastAsia"/>
          <w:sz w:val="24"/>
          <w:szCs w:val="24"/>
        </w:rPr>
      </w:pPr>
      <w:r>
        <w:rPr>
          <w:rFonts w:asciiTheme="majorEastAsia" w:eastAsiaTheme="majorEastAsia" w:hAnsiTheme="majorEastAsia" w:hint="eastAsia"/>
          <w:sz w:val="24"/>
          <w:szCs w:val="24"/>
        </w:rPr>
        <w:t>提供注册、登录等功能。支持大学城统一认证平台。</w:t>
      </w:r>
    </w:p>
    <w:p w:rsidR="00C15EAC" w:rsidRPr="00C15EAC" w:rsidRDefault="006D5D4B" w:rsidP="00C15EAC">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8A77BC">
        <w:rPr>
          <w:rFonts w:asciiTheme="majorEastAsia" w:eastAsiaTheme="majorEastAsia" w:hAnsiTheme="majorEastAsia" w:hint="eastAsia"/>
          <w:sz w:val="24"/>
          <w:szCs w:val="24"/>
        </w:rPr>
        <w:t>首先对用户进行划分和定义，除了在校学生和老师，还有学校相关单位人员以及社会来源用户，对用户注册的关键信息必须要求准确无误真实，对用户的权限在时间和空间上做明确的规划，并通过时间、访问控制、访问</w:t>
      </w:r>
      <w:proofErr w:type="gramStart"/>
      <w:r w:rsidRPr="008A77BC">
        <w:rPr>
          <w:rFonts w:asciiTheme="majorEastAsia" w:eastAsiaTheme="majorEastAsia" w:hAnsiTheme="majorEastAsia" w:hint="eastAsia"/>
          <w:sz w:val="24"/>
          <w:szCs w:val="24"/>
        </w:rPr>
        <w:t>二维码或</w:t>
      </w:r>
      <w:proofErr w:type="gramEnd"/>
      <w:r w:rsidRPr="008A77BC">
        <w:rPr>
          <w:rFonts w:asciiTheme="majorEastAsia" w:eastAsiaTheme="majorEastAsia" w:hAnsiTheme="majorEastAsia" w:hint="eastAsia"/>
          <w:sz w:val="24"/>
          <w:szCs w:val="24"/>
        </w:rPr>
        <w:t>其他IC卡等方式实现。同时用户注册简单易行，多种简介方式，避免有歧义的词语，对于验证码等安全方法要求保证安全的情况下易用，避免出现</w:t>
      </w:r>
      <w:proofErr w:type="gramStart"/>
      <w:r w:rsidRPr="008A77BC">
        <w:rPr>
          <w:rFonts w:asciiTheme="majorEastAsia" w:eastAsiaTheme="majorEastAsia" w:hAnsiTheme="majorEastAsia" w:hint="eastAsia"/>
          <w:sz w:val="24"/>
          <w:szCs w:val="24"/>
        </w:rPr>
        <w:t>验证码难辨认</w:t>
      </w:r>
      <w:proofErr w:type="gramEnd"/>
      <w:r w:rsidRPr="008A77BC">
        <w:rPr>
          <w:rFonts w:asciiTheme="majorEastAsia" w:eastAsiaTheme="majorEastAsia" w:hAnsiTheme="majorEastAsia" w:hint="eastAsia"/>
          <w:sz w:val="24"/>
          <w:szCs w:val="24"/>
        </w:rPr>
        <w:t>等情况。</w:t>
      </w:r>
    </w:p>
    <w:p w:rsidR="001547F3" w:rsidRDefault="00C15EAC" w:rsidP="00C15EAC">
      <w:pPr>
        <w:spacing w:line="360" w:lineRule="auto"/>
        <w:ind w:firstLine="465"/>
        <w:rPr>
          <w:rFonts w:asciiTheme="majorEastAsia" w:eastAsiaTheme="majorEastAsia" w:hAnsiTheme="majorEastAsia"/>
          <w:sz w:val="24"/>
          <w:szCs w:val="24"/>
        </w:rPr>
      </w:pPr>
      <w:r w:rsidRPr="00C15EAC">
        <w:rPr>
          <w:rFonts w:asciiTheme="majorEastAsia" w:eastAsiaTheme="majorEastAsia" w:hAnsiTheme="majorEastAsia" w:hint="eastAsia"/>
          <w:sz w:val="24"/>
          <w:szCs w:val="24"/>
        </w:rPr>
        <w:t>针对仪器设备管理时的用户登录验证，建议采用校园卡或者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验证。校内用户仪器预约时可将账户与校园卡绑定，校外用户在仪器设备预约成功后可自动生成二维码。在预约成功后，可凭校园卡或者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验证后进入实验室对仪器设备进行使用操作。在用户通过校园卡或者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后对仪器的使用记录将会在系统上保存。</w:t>
      </w:r>
    </w:p>
    <w:p w:rsidR="001547F3" w:rsidRPr="004066FA" w:rsidRDefault="001547F3" w:rsidP="00A7114E">
      <w:pPr>
        <w:pStyle w:val="Heading2"/>
        <w:numPr>
          <w:ilvl w:val="2"/>
          <w:numId w:val="42"/>
        </w:numPr>
        <w:spacing w:line="360" w:lineRule="auto"/>
      </w:pPr>
      <w:bookmarkStart w:id="50" w:name="_Toc363680107"/>
      <w:r w:rsidRPr="001547F3">
        <w:rPr>
          <w:rFonts w:hint="eastAsia"/>
        </w:rPr>
        <w:t>管理平台入口</w:t>
      </w:r>
      <w:bookmarkEnd w:id="50"/>
    </w:p>
    <w:p w:rsidR="001547F3" w:rsidRPr="002E49B3" w:rsidRDefault="001547F3" w:rsidP="001547F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提供链接跳转到管理后台，需要重新登录管理员</w:t>
      </w:r>
      <w:proofErr w:type="gramStart"/>
      <w:r>
        <w:rPr>
          <w:rFonts w:asciiTheme="majorEastAsia" w:eastAsiaTheme="majorEastAsia" w:hAnsiTheme="majorEastAsia" w:hint="eastAsia"/>
          <w:sz w:val="24"/>
          <w:szCs w:val="24"/>
        </w:rPr>
        <w:t>帐号</w:t>
      </w:r>
      <w:proofErr w:type="gramEnd"/>
      <w:r>
        <w:rPr>
          <w:rFonts w:asciiTheme="majorEastAsia" w:eastAsiaTheme="majorEastAsia" w:hAnsiTheme="majorEastAsia" w:hint="eastAsia"/>
          <w:sz w:val="24"/>
          <w:szCs w:val="24"/>
        </w:rPr>
        <w:t>。</w:t>
      </w:r>
    </w:p>
    <w:p w:rsidR="001547F3" w:rsidRDefault="001547F3" w:rsidP="001547F3">
      <w:pPr>
        <w:spacing w:line="360" w:lineRule="auto"/>
        <w:rPr>
          <w:rFonts w:asciiTheme="majorEastAsia" w:eastAsiaTheme="majorEastAsia" w:hAnsiTheme="majorEastAsia"/>
          <w:sz w:val="24"/>
          <w:szCs w:val="24"/>
        </w:rPr>
      </w:pPr>
    </w:p>
    <w:p w:rsidR="003F049E" w:rsidRPr="004066FA" w:rsidRDefault="003F049E" w:rsidP="003F049E">
      <w:pPr>
        <w:pStyle w:val="Heading2"/>
        <w:numPr>
          <w:ilvl w:val="2"/>
          <w:numId w:val="42"/>
        </w:numPr>
        <w:spacing w:line="360" w:lineRule="auto"/>
      </w:pPr>
      <w:bookmarkStart w:id="51" w:name="_Toc363680108"/>
      <w:r w:rsidRPr="003F049E">
        <w:rPr>
          <w:rFonts w:hint="eastAsia"/>
        </w:rPr>
        <w:lastRenderedPageBreak/>
        <w:t>留言反馈及调查栏目</w:t>
      </w:r>
      <w:bookmarkEnd w:id="51"/>
    </w:p>
    <w:p w:rsidR="002E4661" w:rsidRDefault="003F049E" w:rsidP="002E4661">
      <w:pPr>
        <w:spacing w:line="360" w:lineRule="auto"/>
        <w:ind w:firstLine="465"/>
        <w:rPr>
          <w:rFonts w:asciiTheme="majorEastAsia" w:eastAsiaTheme="majorEastAsia" w:hAnsiTheme="majorEastAsia"/>
          <w:sz w:val="24"/>
          <w:szCs w:val="24"/>
        </w:rPr>
      </w:pPr>
      <w:r>
        <w:rPr>
          <w:rFonts w:asciiTheme="majorEastAsia" w:eastAsiaTheme="majorEastAsia" w:hAnsiTheme="majorEastAsia" w:hint="eastAsia"/>
          <w:sz w:val="24"/>
          <w:szCs w:val="24"/>
        </w:rPr>
        <w:t>用户可以在此模块留言以提供反馈并参加系统发起的调查栏目。</w:t>
      </w:r>
    </w:p>
    <w:p w:rsidR="002E4661" w:rsidRDefault="003F049E" w:rsidP="002E4661">
      <w:pPr>
        <w:spacing w:line="360" w:lineRule="auto"/>
        <w:ind w:firstLine="465"/>
        <w:rPr>
          <w:rFonts w:asciiTheme="majorEastAsia" w:eastAsiaTheme="majorEastAsia" w:hAnsiTheme="majorEastAsia"/>
          <w:sz w:val="24"/>
          <w:szCs w:val="24"/>
        </w:rPr>
      </w:pPr>
      <w:r w:rsidRPr="003F049E">
        <w:rPr>
          <w:rFonts w:asciiTheme="majorEastAsia" w:eastAsiaTheme="majorEastAsia" w:hAnsiTheme="majorEastAsia" w:hint="eastAsia"/>
          <w:sz w:val="24"/>
          <w:szCs w:val="24"/>
        </w:rPr>
        <w:t>预留位置，由后台管理是否显示发布</w:t>
      </w:r>
      <w:r>
        <w:rPr>
          <w:rFonts w:asciiTheme="majorEastAsia" w:eastAsiaTheme="majorEastAsia" w:hAnsiTheme="majorEastAsia" w:hint="eastAsia"/>
          <w:sz w:val="24"/>
          <w:szCs w:val="24"/>
        </w:rPr>
        <w:t>。</w:t>
      </w:r>
    </w:p>
    <w:p w:rsidR="004A0DBE" w:rsidRDefault="00D806DC" w:rsidP="00A7114E">
      <w:pPr>
        <w:pStyle w:val="Heading1"/>
        <w:numPr>
          <w:ilvl w:val="1"/>
          <w:numId w:val="42"/>
        </w:numPr>
        <w:spacing w:line="360" w:lineRule="auto"/>
      </w:pPr>
      <w:bookmarkStart w:id="52" w:name="_Toc363680109"/>
      <w:r w:rsidRPr="00D806DC">
        <w:rPr>
          <w:rFonts w:hint="eastAsia"/>
        </w:rPr>
        <w:t>门户后台信息管理</w:t>
      </w:r>
      <w:bookmarkEnd w:id="52"/>
    </w:p>
    <w:p w:rsidR="004A0DBE" w:rsidRPr="008A77BC" w:rsidRDefault="004A0DBE" w:rsidP="004A0DBE">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cs="Arial" w:hint="eastAsia"/>
          <w:color w:val="666666"/>
          <w:kern w:val="0"/>
          <w:sz w:val="24"/>
          <w:szCs w:val="24"/>
        </w:rPr>
        <w:t xml:space="preserve">    </w:t>
      </w:r>
      <w:r w:rsidR="00D806DC" w:rsidRPr="00D806DC">
        <w:rPr>
          <w:rFonts w:asciiTheme="majorEastAsia" w:eastAsiaTheme="majorEastAsia" w:hAnsiTheme="majorEastAsia" w:cs="Arial" w:hint="eastAsia"/>
          <w:color w:val="666666"/>
          <w:kern w:val="0"/>
          <w:sz w:val="24"/>
          <w:szCs w:val="24"/>
        </w:rPr>
        <w:t>门户后台信息管理</w:t>
      </w:r>
      <w:r w:rsidR="00E543DD">
        <w:rPr>
          <w:rFonts w:asciiTheme="majorEastAsia" w:eastAsiaTheme="majorEastAsia" w:hAnsiTheme="majorEastAsia" w:cs="Arial" w:hint="eastAsia"/>
          <w:color w:val="666666"/>
          <w:kern w:val="0"/>
          <w:sz w:val="24"/>
          <w:szCs w:val="24"/>
        </w:rPr>
        <w:t>提供对门户前台基本展示信息的管理</w:t>
      </w:r>
      <w:r w:rsidRPr="002532F5">
        <w:rPr>
          <w:rFonts w:asciiTheme="majorEastAsia" w:eastAsiaTheme="majorEastAsia" w:hAnsiTheme="majorEastAsia" w:cs="Arial" w:hint="eastAsia"/>
          <w:color w:val="666666"/>
          <w:kern w:val="0"/>
          <w:sz w:val="24"/>
          <w:szCs w:val="24"/>
        </w:rPr>
        <w:t>。</w:t>
      </w:r>
    </w:p>
    <w:p w:rsidR="004A0DBE" w:rsidRPr="004066FA" w:rsidRDefault="00F16483" w:rsidP="00A7114E">
      <w:pPr>
        <w:pStyle w:val="Heading2"/>
        <w:numPr>
          <w:ilvl w:val="2"/>
          <w:numId w:val="42"/>
        </w:numPr>
        <w:spacing w:line="360" w:lineRule="auto"/>
      </w:pPr>
      <w:bookmarkStart w:id="53" w:name="_Toc363680110"/>
      <w:r w:rsidRPr="00F16483">
        <w:rPr>
          <w:rFonts w:hint="eastAsia"/>
        </w:rPr>
        <w:t>信息管理</w:t>
      </w:r>
      <w:bookmarkEnd w:id="53"/>
    </w:p>
    <w:p w:rsidR="004A0DBE" w:rsidRPr="002E49B3" w:rsidRDefault="004A0DBE" w:rsidP="004A0DBE">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E543DD">
        <w:rPr>
          <w:rFonts w:asciiTheme="majorEastAsia" w:eastAsiaTheme="majorEastAsia" w:hAnsiTheme="majorEastAsia" w:hint="eastAsia"/>
          <w:sz w:val="24"/>
          <w:szCs w:val="24"/>
        </w:rPr>
        <w:t>对应门户前台里面的‘</w:t>
      </w:r>
      <w:r w:rsidR="00F16483" w:rsidRPr="00F16483">
        <w:rPr>
          <w:rFonts w:asciiTheme="majorEastAsia" w:eastAsiaTheme="majorEastAsia" w:hAnsiTheme="majorEastAsia" w:hint="eastAsia"/>
          <w:sz w:val="24"/>
          <w:szCs w:val="24"/>
        </w:rPr>
        <w:t>科技文献、政策法规、新闻通知、公共技术服务平台、下载中心</w:t>
      </w:r>
      <w:r w:rsidR="00E543DD">
        <w:rPr>
          <w:rFonts w:asciiTheme="majorEastAsia" w:eastAsiaTheme="majorEastAsia" w:hAnsiTheme="majorEastAsia" w:hint="eastAsia"/>
          <w:sz w:val="24"/>
          <w:szCs w:val="24"/>
        </w:rPr>
        <w:t>’等栏目提供对应的管理功能，主要包括增删改等操作</w:t>
      </w:r>
      <w:r>
        <w:rPr>
          <w:rFonts w:asciiTheme="majorEastAsia" w:eastAsiaTheme="majorEastAsia" w:hAnsiTheme="majorEastAsia" w:hint="eastAsia"/>
          <w:sz w:val="24"/>
          <w:szCs w:val="24"/>
        </w:rPr>
        <w:t>。</w:t>
      </w:r>
    </w:p>
    <w:p w:rsidR="008474D8" w:rsidRPr="008A77BC" w:rsidRDefault="008474D8" w:rsidP="008474D8">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8A77BC">
        <w:rPr>
          <w:rFonts w:ascii="宋体" w:hAnsi="宋体" w:cs="宋体" w:hint="eastAsia"/>
          <w:color w:val="000000"/>
          <w:kern w:val="0"/>
          <w:sz w:val="24"/>
          <w:szCs w:val="24"/>
        </w:rPr>
        <w:t>管理前台显示的信息和网站的设置</w:t>
      </w:r>
      <w:r>
        <w:rPr>
          <w:rFonts w:ascii="宋体" w:hAnsi="宋体" w:cs="宋体" w:hint="eastAsia"/>
          <w:color w:val="000000"/>
          <w:kern w:val="0"/>
          <w:sz w:val="24"/>
          <w:szCs w:val="24"/>
        </w:rPr>
        <w:t>，包括</w:t>
      </w:r>
      <w:r w:rsidRPr="00F36E5A">
        <w:rPr>
          <w:rFonts w:ascii="宋体" w:hAnsi="宋体" w:cs="宋体" w:hint="eastAsia"/>
          <w:color w:val="000000"/>
          <w:kern w:val="0"/>
          <w:sz w:val="24"/>
          <w:szCs w:val="24"/>
        </w:rPr>
        <w:t>建立实验</w:t>
      </w:r>
      <w:proofErr w:type="gramStart"/>
      <w:r w:rsidRPr="00F36E5A">
        <w:rPr>
          <w:rFonts w:ascii="宋体" w:hAnsi="宋体" w:cs="宋体" w:hint="eastAsia"/>
          <w:color w:val="000000"/>
          <w:kern w:val="0"/>
          <w:sz w:val="24"/>
          <w:szCs w:val="24"/>
        </w:rPr>
        <w:t>试设备</w:t>
      </w:r>
      <w:proofErr w:type="gramEnd"/>
      <w:r>
        <w:rPr>
          <w:rFonts w:ascii="宋体" w:hAnsi="宋体" w:cs="宋体" w:hint="eastAsia"/>
          <w:color w:val="000000"/>
          <w:kern w:val="0"/>
          <w:sz w:val="24"/>
          <w:szCs w:val="24"/>
        </w:rPr>
        <w:t>仪器的数据字典、预约管理、打印输出设置、使用统计查询等其他功能</w:t>
      </w:r>
      <w:r w:rsidRPr="008A77BC">
        <w:rPr>
          <w:rFonts w:ascii="宋体" w:hAnsi="宋体" w:cs="宋体" w:hint="eastAsia"/>
          <w:color w:val="000000"/>
          <w:kern w:val="0"/>
          <w:sz w:val="24"/>
          <w:szCs w:val="24"/>
        </w:rPr>
        <w:t>。</w:t>
      </w:r>
    </w:p>
    <w:p w:rsidR="008474D8" w:rsidRPr="008A77BC" w:rsidRDefault="008474D8" w:rsidP="008474D8">
      <w:pPr>
        <w:spacing w:line="360" w:lineRule="auto"/>
        <w:rPr>
          <w:rFonts w:ascii="宋体" w:hAnsi="宋体" w:cs="宋体"/>
          <w:color w:val="000000"/>
          <w:kern w:val="0"/>
          <w:sz w:val="24"/>
          <w:szCs w:val="24"/>
        </w:rPr>
      </w:pPr>
      <w:r w:rsidRPr="008A77BC">
        <w:rPr>
          <w:rFonts w:ascii="宋体" w:hAnsi="宋体" w:cs="宋体"/>
          <w:noProof/>
          <w:color w:val="000000"/>
          <w:kern w:val="0"/>
          <w:sz w:val="24"/>
          <w:szCs w:val="24"/>
        </w:rPr>
        <w:drawing>
          <wp:inline distT="0" distB="0" distL="0" distR="0">
            <wp:extent cx="5270500" cy="3303905"/>
            <wp:effectExtent l="19050" t="0" r="6350" b="0"/>
            <wp:docPr id="7" name="图片 15" descr="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2.2.1.gif"/>
                    <pic:cNvPicPr>
                      <a:picLocks noChangeAspect="1" noChangeArrowheads="1"/>
                    </pic:cNvPicPr>
                  </pic:nvPicPr>
                  <pic:blipFill>
                    <a:blip r:embed="rId24" cstate="print"/>
                    <a:srcRect/>
                    <a:stretch>
                      <a:fillRect/>
                    </a:stretch>
                  </pic:blipFill>
                  <pic:spPr bwMode="auto">
                    <a:xfrm>
                      <a:off x="0" y="0"/>
                      <a:ext cx="5270500" cy="3303905"/>
                    </a:xfrm>
                    <a:prstGeom prst="rect">
                      <a:avLst/>
                    </a:prstGeom>
                    <a:noFill/>
                    <a:ln w="9525">
                      <a:noFill/>
                      <a:miter lim="800000"/>
                      <a:headEnd/>
                      <a:tailEnd/>
                    </a:ln>
                  </pic:spPr>
                </pic:pic>
              </a:graphicData>
            </a:graphic>
          </wp:inline>
        </w:drawing>
      </w:r>
    </w:p>
    <w:p w:rsidR="008474D8" w:rsidRPr="008A77BC" w:rsidRDefault="008474D8" w:rsidP="008474D8">
      <w:pPr>
        <w:spacing w:line="360" w:lineRule="auto"/>
        <w:rPr>
          <w:rFonts w:ascii="宋体" w:hAnsi="宋体" w:cs="宋体"/>
          <w:color w:val="000000"/>
          <w:kern w:val="0"/>
          <w:sz w:val="24"/>
          <w:szCs w:val="24"/>
        </w:rPr>
      </w:pPr>
    </w:p>
    <w:p w:rsidR="005145E4" w:rsidRPr="008A77BC" w:rsidRDefault="005145E4" w:rsidP="005145E4">
      <w:pPr>
        <w:spacing w:line="360" w:lineRule="auto"/>
        <w:rPr>
          <w:rFonts w:ascii="宋体" w:hAnsi="宋体"/>
          <w:sz w:val="24"/>
          <w:szCs w:val="24"/>
        </w:rPr>
      </w:pPr>
      <w:r w:rsidRPr="008A77BC">
        <w:rPr>
          <w:rFonts w:ascii="宋体" w:hAnsi="宋体" w:hint="eastAsia"/>
          <w:sz w:val="24"/>
          <w:szCs w:val="24"/>
        </w:rPr>
        <w:t>实验室信息管理：对登记过的实验室的信息管理，修改状态、</w:t>
      </w:r>
      <w:r w:rsidRPr="008A77BC">
        <w:rPr>
          <w:rFonts w:ascii="宋体" w:hAnsi="宋体"/>
          <w:sz w:val="24"/>
          <w:szCs w:val="24"/>
        </w:rPr>
        <w:t>编辑信息</w:t>
      </w:r>
      <w:r w:rsidRPr="008A77BC">
        <w:rPr>
          <w:rFonts w:ascii="宋体" w:hAnsi="宋体" w:hint="eastAsia"/>
          <w:sz w:val="24"/>
          <w:szCs w:val="24"/>
        </w:rPr>
        <w:t>等。</w:t>
      </w:r>
    </w:p>
    <w:p w:rsidR="005145E4" w:rsidRPr="008A77BC" w:rsidRDefault="005145E4" w:rsidP="005145E4">
      <w:pPr>
        <w:spacing w:line="360" w:lineRule="auto"/>
        <w:rPr>
          <w:rFonts w:ascii="宋体" w:hAnsi="宋体"/>
          <w:sz w:val="24"/>
          <w:szCs w:val="24"/>
        </w:rPr>
      </w:pPr>
      <w:r w:rsidRPr="008A77BC">
        <w:rPr>
          <w:rFonts w:ascii="宋体" w:hAnsi="宋体"/>
          <w:noProof/>
          <w:sz w:val="24"/>
          <w:szCs w:val="24"/>
        </w:rPr>
        <w:lastRenderedPageBreak/>
        <w:drawing>
          <wp:inline distT="0" distB="0" distL="0" distR="0">
            <wp:extent cx="5270500" cy="2156460"/>
            <wp:effectExtent l="19050" t="0" r="6350" b="0"/>
            <wp:docPr id="30" name="图片 2" descr="1.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3.gif"/>
                    <pic:cNvPicPr>
                      <a:picLocks noChangeAspect="1" noChangeArrowheads="1"/>
                    </pic:cNvPicPr>
                  </pic:nvPicPr>
                  <pic:blipFill>
                    <a:blip r:embed="rId25"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5145E4" w:rsidRPr="008A77BC" w:rsidRDefault="005145E4" w:rsidP="005145E4">
      <w:pPr>
        <w:spacing w:line="360" w:lineRule="auto"/>
        <w:rPr>
          <w:rFonts w:ascii="宋体" w:hAnsi="宋体"/>
          <w:sz w:val="24"/>
          <w:szCs w:val="24"/>
        </w:rPr>
      </w:pPr>
    </w:p>
    <w:p w:rsidR="004A0DBE" w:rsidRPr="004066FA" w:rsidRDefault="00F16483" w:rsidP="00A7114E">
      <w:pPr>
        <w:pStyle w:val="Heading2"/>
        <w:numPr>
          <w:ilvl w:val="2"/>
          <w:numId w:val="42"/>
        </w:numPr>
        <w:spacing w:line="360" w:lineRule="auto"/>
      </w:pPr>
      <w:bookmarkStart w:id="54" w:name="_Toc363680111"/>
      <w:r w:rsidRPr="00F16483">
        <w:rPr>
          <w:rFonts w:hint="eastAsia"/>
        </w:rPr>
        <w:t>报表管理</w:t>
      </w:r>
      <w:bookmarkEnd w:id="54"/>
    </w:p>
    <w:p w:rsidR="00B63995" w:rsidRPr="00B63995" w:rsidRDefault="003918E5" w:rsidP="00B63995">
      <w:pPr>
        <w:spacing w:line="360" w:lineRule="auto"/>
        <w:rPr>
          <w:ins w:id="55" w:author="kshen3" w:date="2013-08-28T09:37:00Z"/>
          <w:rFonts w:asciiTheme="majorEastAsia" w:eastAsiaTheme="majorEastAsia" w:hAnsiTheme="majorEastAsia" w:hint="eastAsia"/>
          <w:sz w:val="24"/>
          <w:szCs w:val="24"/>
        </w:rPr>
      </w:pPr>
      <w:r>
        <w:rPr>
          <w:rFonts w:asciiTheme="majorEastAsia" w:eastAsiaTheme="majorEastAsia" w:hAnsiTheme="majorEastAsia" w:hint="eastAsia"/>
          <w:sz w:val="24"/>
          <w:szCs w:val="24"/>
        </w:rPr>
        <w:t xml:space="preserve">    </w:t>
      </w:r>
      <w:r w:rsidRPr="003918E5">
        <w:rPr>
          <w:rFonts w:asciiTheme="majorEastAsia" w:eastAsiaTheme="majorEastAsia" w:hAnsiTheme="majorEastAsia" w:hint="eastAsia"/>
          <w:sz w:val="24"/>
          <w:szCs w:val="24"/>
        </w:rPr>
        <w:t>根据各种统计信息，进行数据库分析，抽象出各类现实数据，对各类型数据进行报表的设计，制定报表的模板。</w:t>
      </w:r>
      <w:r w:rsidR="00F93170">
        <w:rPr>
          <w:rFonts w:asciiTheme="majorEastAsia" w:eastAsiaTheme="majorEastAsia" w:hAnsiTheme="majorEastAsia" w:hint="eastAsia"/>
          <w:sz w:val="24"/>
          <w:szCs w:val="24"/>
        </w:rPr>
        <w:t>报表的使用入口会放在实际需要的模块内</w:t>
      </w:r>
      <w:ins w:id="56" w:author="kshen3" w:date="2013-08-28T09:37:00Z">
        <w:r w:rsidR="00B63995">
          <w:rPr>
            <w:rFonts w:asciiTheme="majorEastAsia" w:eastAsiaTheme="majorEastAsia" w:hAnsiTheme="majorEastAsia" w:hint="eastAsia"/>
            <w:sz w:val="24"/>
            <w:szCs w:val="24"/>
          </w:rPr>
          <w:t>(</w:t>
        </w:r>
        <w:r w:rsidR="00B63995" w:rsidRPr="00B63995">
          <w:rPr>
            <w:rFonts w:asciiTheme="majorEastAsia" w:eastAsiaTheme="majorEastAsia" w:hAnsiTheme="majorEastAsia" w:hint="eastAsia"/>
            <w:sz w:val="24"/>
            <w:szCs w:val="24"/>
          </w:rPr>
          <w:t>再细化或明确仪器设备共享管理（5.3.1）和科技成果与技术转移（5.3.3）</w:t>
        </w:r>
      </w:ins>
    </w:p>
    <w:p w:rsidR="003918E5" w:rsidRPr="003918E5" w:rsidRDefault="00B63995" w:rsidP="00B63995">
      <w:pPr>
        <w:spacing w:line="360" w:lineRule="auto"/>
        <w:rPr>
          <w:rFonts w:asciiTheme="majorEastAsia" w:eastAsiaTheme="majorEastAsia" w:hAnsiTheme="majorEastAsia"/>
          <w:sz w:val="24"/>
          <w:szCs w:val="24"/>
        </w:rPr>
      </w:pPr>
      <w:ins w:id="57" w:author="kshen3" w:date="2013-08-28T09:37:00Z">
        <w:r w:rsidRPr="00B63995">
          <w:rPr>
            <w:rFonts w:asciiTheme="majorEastAsia" w:eastAsiaTheme="majorEastAsia" w:hAnsiTheme="majorEastAsia" w:hint="eastAsia"/>
            <w:sz w:val="24"/>
            <w:szCs w:val="24"/>
          </w:rPr>
          <w:t>中报表统计的要素及展示的图表类型，例如：分析统计科技成果转移情况报表，</w:t>
        </w:r>
        <w:proofErr w:type="gramStart"/>
        <w:r w:rsidRPr="00B63995">
          <w:rPr>
            <w:rFonts w:asciiTheme="majorEastAsia" w:eastAsiaTheme="majorEastAsia" w:hAnsiTheme="majorEastAsia" w:hint="eastAsia"/>
            <w:sz w:val="24"/>
            <w:szCs w:val="24"/>
          </w:rPr>
          <w:t>以饼图或</w:t>
        </w:r>
        <w:proofErr w:type="gramEnd"/>
        <w:r w:rsidRPr="00B63995">
          <w:rPr>
            <w:rFonts w:asciiTheme="majorEastAsia" w:eastAsiaTheme="majorEastAsia" w:hAnsiTheme="majorEastAsia" w:hint="eastAsia"/>
            <w:sz w:val="24"/>
            <w:szCs w:val="24"/>
          </w:rPr>
          <w:t>柱状图展示总数，转成数及比例，待转数及比例，按年份统计等。</w:t>
        </w:r>
        <w:proofErr w:type="gramStart"/>
        <w:r>
          <w:rPr>
            <w:rFonts w:asciiTheme="majorEastAsia" w:eastAsiaTheme="majorEastAsia" w:hAnsiTheme="majorEastAsia" w:hint="eastAsia"/>
            <w:sz w:val="24"/>
            <w:szCs w:val="24"/>
          </w:rPr>
          <w:t>)</w:t>
        </w:r>
      </w:ins>
      <w:r w:rsidR="00F93170">
        <w:rPr>
          <w:rFonts w:asciiTheme="majorEastAsia" w:eastAsiaTheme="majorEastAsia" w:hAnsiTheme="majorEastAsia" w:hint="eastAsia"/>
          <w:sz w:val="24"/>
          <w:szCs w:val="24"/>
        </w:rPr>
        <w:t>，</w:t>
      </w:r>
      <w:proofErr w:type="gramEnd"/>
      <w:r w:rsidR="00F93170">
        <w:rPr>
          <w:rFonts w:asciiTheme="majorEastAsia" w:eastAsiaTheme="majorEastAsia" w:hAnsiTheme="majorEastAsia" w:hint="eastAsia"/>
          <w:sz w:val="24"/>
          <w:szCs w:val="24"/>
        </w:rPr>
        <w:t>如下面的仪器设备使用统计查询:</w:t>
      </w:r>
    </w:p>
    <w:p w:rsidR="009D1609" w:rsidRPr="008A77BC" w:rsidRDefault="009D1609" w:rsidP="009D1609">
      <w:pPr>
        <w:spacing w:line="360" w:lineRule="auto"/>
        <w:rPr>
          <w:rFonts w:ascii="宋体" w:hAnsi="宋体"/>
          <w:sz w:val="24"/>
          <w:szCs w:val="24"/>
        </w:rPr>
      </w:pPr>
      <w:r>
        <w:rPr>
          <w:rFonts w:ascii="宋体" w:hAnsi="宋体" w:hint="eastAsia"/>
          <w:sz w:val="24"/>
          <w:szCs w:val="24"/>
        </w:rPr>
        <w:t xml:space="preserve">    </w:t>
      </w:r>
      <w:r w:rsidRPr="008A77BC">
        <w:rPr>
          <w:rFonts w:ascii="宋体" w:hAnsi="宋体" w:hint="eastAsia"/>
          <w:sz w:val="24"/>
          <w:szCs w:val="24"/>
        </w:rPr>
        <w:t>统计查询：查看一定时间内具体设备的使用情况（设备的使用次数，谁使用的，使用率，设备状态等）</w:t>
      </w:r>
    </w:p>
    <w:p w:rsidR="009D1609" w:rsidRPr="008A77BC" w:rsidRDefault="009D1609" w:rsidP="009D1609">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36" name="图片 5" descr="1.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6.gif"/>
                    <pic:cNvPicPr>
                      <a:picLocks noChangeAspect="1" noChangeArrowheads="1"/>
                    </pic:cNvPicPr>
                  </pic:nvPicPr>
                  <pic:blipFill>
                    <a:blip r:embed="rId26"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9D1609" w:rsidRPr="00192AB9" w:rsidRDefault="009D1609" w:rsidP="009D1609">
      <w:pPr>
        <w:spacing w:line="360" w:lineRule="auto"/>
        <w:rPr>
          <w:rFonts w:ascii="宋体" w:hAnsi="宋体" w:cs="宋体"/>
          <w:color w:val="000000"/>
          <w:kern w:val="0"/>
          <w:sz w:val="24"/>
          <w:szCs w:val="24"/>
        </w:rPr>
      </w:pPr>
    </w:p>
    <w:p w:rsidR="00F16483" w:rsidRDefault="00B63995" w:rsidP="00B63995">
      <w:pPr>
        <w:widowControl/>
        <w:spacing w:line="360" w:lineRule="auto"/>
        <w:ind w:firstLine="465"/>
        <w:jc w:val="left"/>
        <w:rPr>
          <w:ins w:id="58" w:author="kshen3" w:date="2013-08-28T09:36:00Z"/>
          <w:rFonts w:asciiTheme="majorEastAsia" w:eastAsiaTheme="majorEastAsia" w:hAnsiTheme="majorEastAsia" w:hint="eastAsia"/>
          <w:sz w:val="24"/>
          <w:szCs w:val="24"/>
        </w:rPr>
        <w:pPrChange w:id="59" w:author="kshen3" w:date="2013-08-28T09:36:00Z">
          <w:pPr>
            <w:widowControl/>
            <w:spacing w:line="360" w:lineRule="auto"/>
            <w:jc w:val="left"/>
          </w:pPr>
        </w:pPrChange>
      </w:pPr>
      <w:ins w:id="60" w:author="kshen3" w:date="2013-08-28T09:36:00Z">
        <w:r>
          <w:rPr>
            <w:rFonts w:asciiTheme="majorEastAsia" w:eastAsiaTheme="majorEastAsia" w:hAnsiTheme="majorEastAsia" w:hint="eastAsia"/>
            <w:sz w:val="24"/>
            <w:szCs w:val="24"/>
          </w:rPr>
          <w:t>增加需求:</w:t>
        </w:r>
      </w:ins>
    </w:p>
    <w:p w:rsidR="00B63995" w:rsidRDefault="00B63995" w:rsidP="00B63995">
      <w:pPr>
        <w:widowControl/>
        <w:spacing w:line="360" w:lineRule="auto"/>
        <w:ind w:firstLine="465"/>
        <w:jc w:val="left"/>
        <w:rPr>
          <w:rFonts w:asciiTheme="majorEastAsia" w:eastAsiaTheme="majorEastAsia" w:hAnsiTheme="majorEastAsia"/>
          <w:sz w:val="24"/>
          <w:szCs w:val="24"/>
        </w:rPr>
        <w:pPrChange w:id="61" w:author="kshen3" w:date="2013-08-28T09:36:00Z">
          <w:pPr>
            <w:widowControl/>
            <w:spacing w:line="360" w:lineRule="auto"/>
            <w:jc w:val="left"/>
          </w:pPr>
        </w:pPrChange>
      </w:pPr>
      <w:ins w:id="62" w:author="kshen3" w:date="2013-08-28T09:36:00Z">
        <w:r w:rsidRPr="00B63995">
          <w:rPr>
            <w:rFonts w:asciiTheme="majorEastAsia" w:eastAsiaTheme="majorEastAsia" w:hAnsiTheme="majorEastAsia" w:hint="eastAsia"/>
            <w:sz w:val="24"/>
            <w:szCs w:val="24"/>
          </w:rPr>
          <w:lastRenderedPageBreak/>
          <w:t>结合报表管理，加强服务过程评估功能，评估的服务指标（要素）主要包括信息维护频率、服务请求响应速度、服务成功数据与比例、用户评价等。做到评价要素公开，评价结果即服务结果自动生成、统计与分析。让系统拥有先进的服务过程评估体系，实现服务指标的全程统计、用户评价与反馈。</w:t>
        </w:r>
      </w:ins>
    </w:p>
    <w:p w:rsidR="00F16483" w:rsidRPr="004066FA" w:rsidRDefault="00F16483" w:rsidP="00A7114E">
      <w:pPr>
        <w:pStyle w:val="Heading2"/>
        <w:numPr>
          <w:ilvl w:val="2"/>
          <w:numId w:val="42"/>
        </w:numPr>
        <w:spacing w:line="360" w:lineRule="auto"/>
      </w:pPr>
      <w:bookmarkStart w:id="63" w:name="_Toc363680112"/>
      <w:r w:rsidRPr="00F16483">
        <w:rPr>
          <w:rFonts w:hint="eastAsia"/>
        </w:rPr>
        <w:t>专家咨询管理</w:t>
      </w:r>
      <w:bookmarkEnd w:id="63"/>
    </w:p>
    <w:p w:rsidR="00AA7274" w:rsidRPr="00AA7274" w:rsidRDefault="00AA7274" w:rsidP="00AA7274">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sidRPr="00AA7274">
        <w:rPr>
          <w:rFonts w:asciiTheme="majorEastAsia" w:eastAsiaTheme="majorEastAsia" w:hAnsiTheme="majorEastAsia" w:hint="eastAsia"/>
          <w:sz w:val="24"/>
          <w:szCs w:val="24"/>
        </w:rPr>
        <w:t>专家信息管理</w:t>
      </w:r>
      <w:r w:rsidR="00B260A7">
        <w:rPr>
          <w:rFonts w:asciiTheme="majorEastAsia" w:eastAsiaTheme="majorEastAsia" w:hAnsiTheme="majorEastAsia" w:hint="eastAsia"/>
          <w:sz w:val="24"/>
          <w:szCs w:val="24"/>
        </w:rPr>
        <w:t>:</w:t>
      </w:r>
    </w:p>
    <w:p w:rsidR="00F16483" w:rsidRDefault="00B260A7" w:rsidP="00AA7274">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专家基本信息的管理，如专业、个人信息等。</w:t>
      </w:r>
    </w:p>
    <w:p w:rsidR="00084681" w:rsidRDefault="00AA7274" w:rsidP="00084681">
      <w:pPr>
        <w:spacing w:line="360" w:lineRule="auto"/>
        <w:rPr>
          <w:rFonts w:ascii="宋体" w:hAnsi="宋体"/>
          <w:sz w:val="24"/>
          <w:szCs w:val="24"/>
        </w:rPr>
      </w:pPr>
      <w:r>
        <w:rPr>
          <w:rFonts w:ascii="宋体" w:hAnsi="宋体" w:hint="eastAsia"/>
          <w:sz w:val="24"/>
          <w:szCs w:val="24"/>
        </w:rPr>
        <w:t>2.</w:t>
      </w:r>
      <w:r w:rsidR="00E112B9">
        <w:rPr>
          <w:rFonts w:ascii="宋体" w:hAnsi="宋体" w:hint="eastAsia"/>
          <w:sz w:val="24"/>
          <w:szCs w:val="24"/>
        </w:rPr>
        <w:t>专家咨询管理:</w:t>
      </w:r>
    </w:p>
    <w:p w:rsidR="007F258E" w:rsidRPr="008A77BC" w:rsidRDefault="007F258E" w:rsidP="00084681">
      <w:pPr>
        <w:spacing w:line="360" w:lineRule="auto"/>
        <w:rPr>
          <w:rFonts w:ascii="宋体" w:hAnsi="宋体"/>
          <w:sz w:val="24"/>
          <w:szCs w:val="24"/>
        </w:rPr>
      </w:pPr>
      <w:r>
        <w:rPr>
          <w:rFonts w:ascii="宋体" w:hAnsi="宋体" w:hint="eastAsia"/>
          <w:sz w:val="24"/>
          <w:szCs w:val="24"/>
        </w:rPr>
        <w:t xml:space="preserve">    管理员可以选择直接回答问题，拒绝回答，或将问题提交给对应的专家。</w:t>
      </w:r>
    </w:p>
    <w:p w:rsidR="00084681" w:rsidRPr="008A77BC" w:rsidRDefault="00084681" w:rsidP="00084681">
      <w:pPr>
        <w:spacing w:line="360" w:lineRule="auto"/>
        <w:rPr>
          <w:rFonts w:ascii="宋体" w:hAnsi="宋体"/>
          <w:sz w:val="24"/>
          <w:szCs w:val="24"/>
        </w:rPr>
      </w:pPr>
      <w:r w:rsidRPr="008A77BC">
        <w:rPr>
          <w:rFonts w:ascii="宋体" w:hAnsi="宋体"/>
          <w:noProof/>
          <w:sz w:val="24"/>
          <w:szCs w:val="24"/>
        </w:rPr>
        <w:drawing>
          <wp:inline distT="0" distB="0" distL="0" distR="0">
            <wp:extent cx="5270500" cy="2026920"/>
            <wp:effectExtent l="19050" t="0" r="6350" b="0"/>
            <wp:docPr id="3" name="图片 17" descr="3.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3.1.2.gif"/>
                    <pic:cNvPicPr>
                      <a:picLocks noChangeAspect="1" noChangeArrowheads="1"/>
                    </pic:cNvPicPr>
                  </pic:nvPicPr>
                  <pic:blipFill>
                    <a:blip r:embed="rId27"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084681" w:rsidRDefault="00084681" w:rsidP="00084681">
      <w:pPr>
        <w:widowControl/>
        <w:spacing w:line="360" w:lineRule="auto"/>
        <w:ind w:firstLine="465"/>
        <w:jc w:val="left"/>
        <w:rPr>
          <w:rFonts w:asciiTheme="majorEastAsia" w:eastAsiaTheme="majorEastAsia" w:hAnsiTheme="majorEastAsia" w:cs="Arial"/>
          <w:color w:val="666666"/>
          <w:kern w:val="0"/>
          <w:sz w:val="24"/>
          <w:szCs w:val="24"/>
        </w:rPr>
      </w:pPr>
    </w:p>
    <w:p w:rsidR="00F16483" w:rsidRDefault="00F16483" w:rsidP="00F16483">
      <w:pPr>
        <w:widowControl/>
        <w:spacing w:line="360" w:lineRule="auto"/>
        <w:jc w:val="left"/>
        <w:rPr>
          <w:rFonts w:asciiTheme="majorEastAsia" w:eastAsiaTheme="majorEastAsia" w:hAnsiTheme="majorEastAsia" w:cs="Arial"/>
          <w:color w:val="666666"/>
          <w:kern w:val="0"/>
          <w:sz w:val="24"/>
          <w:szCs w:val="24"/>
        </w:rPr>
      </w:pPr>
    </w:p>
    <w:p w:rsidR="00F16483" w:rsidRPr="004066FA" w:rsidRDefault="00F16483" w:rsidP="00A7114E">
      <w:pPr>
        <w:pStyle w:val="Heading2"/>
        <w:numPr>
          <w:ilvl w:val="2"/>
          <w:numId w:val="42"/>
        </w:numPr>
        <w:spacing w:line="360" w:lineRule="auto"/>
      </w:pPr>
      <w:bookmarkStart w:id="64" w:name="_Toc363680113"/>
      <w:r w:rsidRPr="00F16483">
        <w:rPr>
          <w:rFonts w:hint="eastAsia"/>
        </w:rPr>
        <w:t>用户、角色、权限管理</w:t>
      </w:r>
      <w:bookmarkEnd w:id="64"/>
    </w:p>
    <w:p w:rsidR="007837E2" w:rsidRPr="008A77BC" w:rsidRDefault="00ED0FDC" w:rsidP="00F55453">
      <w:pPr>
        <w:spacing w:line="360" w:lineRule="auto"/>
        <w:ind w:firstLine="480"/>
        <w:rPr>
          <w:rFonts w:asciiTheme="majorEastAsia" w:eastAsiaTheme="majorEastAsia" w:hAnsiTheme="majorEastAsia"/>
          <w:sz w:val="24"/>
          <w:szCs w:val="24"/>
        </w:rPr>
      </w:pPr>
      <w:r w:rsidRPr="00ED0FDC">
        <w:rPr>
          <w:rFonts w:ascii="宋体" w:hAnsi="宋体" w:hint="eastAsia"/>
          <w:sz w:val="24"/>
          <w:szCs w:val="24"/>
        </w:rPr>
        <w:t>主要是对设备管理</w:t>
      </w:r>
      <w:r w:rsidRPr="00ED0FDC">
        <w:rPr>
          <w:rFonts w:ascii="宋体" w:hAnsi="宋体"/>
          <w:sz w:val="24"/>
          <w:szCs w:val="24"/>
        </w:rPr>
        <w:t>相关</w:t>
      </w:r>
      <w:r w:rsidRPr="00ED0FDC">
        <w:rPr>
          <w:rFonts w:ascii="宋体" w:hAnsi="宋体" w:hint="eastAsia"/>
          <w:sz w:val="24"/>
          <w:szCs w:val="24"/>
        </w:rPr>
        <w:t>的用户进行的管理，</w:t>
      </w:r>
      <w:r w:rsidRPr="00ED0FDC">
        <w:rPr>
          <w:rFonts w:ascii="宋体" w:hAnsi="宋体"/>
          <w:sz w:val="24"/>
          <w:szCs w:val="24"/>
        </w:rPr>
        <w:t>操作包括</w:t>
      </w:r>
      <w:r w:rsidRPr="00ED0FDC">
        <w:rPr>
          <w:rFonts w:ascii="宋体" w:hAnsi="宋体" w:hint="eastAsia"/>
          <w:sz w:val="24"/>
          <w:szCs w:val="24"/>
        </w:rPr>
        <w:t>查询用户</w:t>
      </w:r>
      <w:r w:rsidRPr="00ED0FDC">
        <w:rPr>
          <w:rFonts w:ascii="宋体" w:hAnsi="宋体"/>
          <w:sz w:val="24"/>
          <w:szCs w:val="24"/>
        </w:rPr>
        <w:t>、</w:t>
      </w:r>
      <w:r w:rsidRPr="00ED0FDC">
        <w:rPr>
          <w:rFonts w:ascii="宋体" w:hAnsi="宋体" w:hint="eastAsia"/>
          <w:sz w:val="24"/>
          <w:szCs w:val="24"/>
        </w:rPr>
        <w:t>添加</w:t>
      </w:r>
      <w:r w:rsidRPr="00ED0FDC">
        <w:rPr>
          <w:rFonts w:ascii="宋体" w:hAnsi="宋体"/>
          <w:sz w:val="24"/>
          <w:szCs w:val="24"/>
        </w:rPr>
        <w:t>用户、编辑用户、删除用户等</w:t>
      </w:r>
      <w:r w:rsidRPr="00ED0FDC">
        <w:rPr>
          <w:rFonts w:ascii="宋体" w:hAnsi="宋体" w:hint="eastAsia"/>
          <w:sz w:val="24"/>
          <w:szCs w:val="24"/>
        </w:rPr>
        <w:t>。</w:t>
      </w:r>
    </w:p>
    <w:p w:rsidR="007837E2" w:rsidRPr="007837E2" w:rsidRDefault="007837E2" w:rsidP="007837E2">
      <w:pPr>
        <w:spacing w:line="360" w:lineRule="auto"/>
        <w:ind w:firstLine="480"/>
        <w:rPr>
          <w:rFonts w:ascii="宋体" w:hAnsi="宋体"/>
          <w:sz w:val="24"/>
          <w:szCs w:val="24"/>
        </w:rPr>
      </w:pPr>
    </w:p>
    <w:p w:rsidR="00ED0FDC" w:rsidRPr="00ED0FDC" w:rsidRDefault="00ED0FDC" w:rsidP="00ED0FDC">
      <w:pPr>
        <w:spacing w:line="360" w:lineRule="auto"/>
        <w:rPr>
          <w:rFonts w:ascii="宋体" w:hAnsi="宋体"/>
          <w:sz w:val="24"/>
          <w:szCs w:val="24"/>
        </w:rPr>
      </w:pPr>
      <w:r w:rsidRPr="008A77BC">
        <w:rPr>
          <w:noProof/>
        </w:rPr>
        <w:lastRenderedPageBreak/>
        <w:drawing>
          <wp:inline distT="0" distB="0" distL="0" distR="0">
            <wp:extent cx="5270500" cy="2165350"/>
            <wp:effectExtent l="19050" t="0" r="6350" b="0"/>
            <wp:docPr id="25" name="图片 0" descr="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1.1.1.gif"/>
                    <pic:cNvPicPr>
                      <a:picLocks noChangeAspect="1" noChangeArrowheads="1"/>
                    </pic:cNvPicPr>
                  </pic:nvPicPr>
                  <pic:blipFill>
                    <a:blip r:embed="rId28" cstate="print"/>
                    <a:srcRect/>
                    <a:stretch>
                      <a:fillRect/>
                    </a:stretch>
                  </pic:blipFill>
                  <pic:spPr bwMode="auto">
                    <a:xfrm>
                      <a:off x="0" y="0"/>
                      <a:ext cx="5270500" cy="2165350"/>
                    </a:xfrm>
                    <a:prstGeom prst="rect">
                      <a:avLst/>
                    </a:prstGeom>
                    <a:noFill/>
                    <a:ln w="9525">
                      <a:noFill/>
                      <a:miter lim="800000"/>
                      <a:headEnd/>
                      <a:tailEnd/>
                    </a:ln>
                  </pic:spPr>
                </pic:pic>
              </a:graphicData>
            </a:graphic>
          </wp:inline>
        </w:drawing>
      </w:r>
    </w:p>
    <w:p w:rsidR="00016023" w:rsidRDefault="00016023" w:rsidP="00016023">
      <w:pPr>
        <w:widowControl/>
        <w:spacing w:line="360" w:lineRule="auto"/>
        <w:jc w:val="left"/>
        <w:rPr>
          <w:rFonts w:asciiTheme="majorEastAsia" w:eastAsiaTheme="majorEastAsia" w:hAnsiTheme="majorEastAsia"/>
          <w:sz w:val="24"/>
          <w:szCs w:val="24"/>
        </w:rPr>
      </w:pPr>
    </w:p>
    <w:p w:rsidR="00016023" w:rsidRPr="004066FA" w:rsidRDefault="00016023" w:rsidP="00A7114E">
      <w:pPr>
        <w:pStyle w:val="Heading2"/>
        <w:numPr>
          <w:ilvl w:val="2"/>
          <w:numId w:val="42"/>
        </w:numPr>
        <w:spacing w:line="360" w:lineRule="auto"/>
      </w:pPr>
      <w:bookmarkStart w:id="65" w:name="_Toc363680114"/>
      <w:r>
        <w:rPr>
          <w:rFonts w:hint="eastAsia"/>
        </w:rPr>
        <w:t>操作记录</w:t>
      </w:r>
      <w:bookmarkEnd w:id="65"/>
    </w:p>
    <w:p w:rsidR="00016023" w:rsidRDefault="00016023" w:rsidP="00016023">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超级管理员拥有此权限。</w:t>
      </w:r>
    </w:p>
    <w:p w:rsidR="00303B81" w:rsidRPr="008A77BC" w:rsidRDefault="00303B81" w:rsidP="00303B81">
      <w:pPr>
        <w:spacing w:line="360" w:lineRule="auto"/>
        <w:rPr>
          <w:rFonts w:ascii="宋体" w:hAnsi="宋体"/>
          <w:sz w:val="24"/>
          <w:szCs w:val="24"/>
        </w:rPr>
      </w:pPr>
      <w:r>
        <w:rPr>
          <w:rFonts w:ascii="宋体" w:hAnsi="宋体" w:hint="eastAsia"/>
          <w:sz w:val="24"/>
          <w:szCs w:val="24"/>
        </w:rPr>
        <w:t xml:space="preserve">    </w:t>
      </w:r>
      <w:r w:rsidRPr="008A77BC">
        <w:rPr>
          <w:rFonts w:ascii="宋体" w:hAnsi="宋体" w:hint="eastAsia"/>
          <w:sz w:val="24"/>
          <w:szCs w:val="24"/>
        </w:rPr>
        <w:t>查看整个系统的操作记录。</w:t>
      </w:r>
    </w:p>
    <w:p w:rsidR="00303B81" w:rsidRPr="008A77BC" w:rsidRDefault="00303B81" w:rsidP="00303B81">
      <w:pPr>
        <w:spacing w:line="360" w:lineRule="auto"/>
        <w:rPr>
          <w:rFonts w:ascii="宋体" w:hAnsi="宋体"/>
          <w:sz w:val="24"/>
          <w:szCs w:val="24"/>
        </w:rPr>
      </w:pPr>
      <w:r w:rsidRPr="008A77BC">
        <w:rPr>
          <w:rFonts w:ascii="宋体" w:hAnsi="宋体"/>
          <w:noProof/>
          <w:sz w:val="24"/>
          <w:szCs w:val="24"/>
        </w:rPr>
        <w:drawing>
          <wp:inline distT="0" distB="0" distL="0" distR="0">
            <wp:extent cx="5270500" cy="2026920"/>
            <wp:effectExtent l="19050" t="0" r="6350" b="0"/>
            <wp:docPr id="6" name="图片 18" descr="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4.1.1.gif"/>
                    <pic:cNvPicPr>
                      <a:picLocks noChangeAspect="1" noChangeArrowheads="1"/>
                    </pic:cNvPicPr>
                  </pic:nvPicPr>
                  <pic:blipFill>
                    <a:blip r:embed="rId29"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016023" w:rsidRPr="00016023" w:rsidRDefault="00016023" w:rsidP="00016023">
      <w:pPr>
        <w:widowControl/>
        <w:spacing w:line="360" w:lineRule="auto"/>
        <w:ind w:firstLine="465"/>
        <w:jc w:val="left"/>
        <w:rPr>
          <w:rFonts w:asciiTheme="majorEastAsia" w:eastAsiaTheme="majorEastAsia" w:hAnsiTheme="majorEastAsia" w:cs="Arial"/>
          <w:color w:val="666666"/>
          <w:kern w:val="0"/>
          <w:sz w:val="24"/>
          <w:szCs w:val="24"/>
        </w:rPr>
      </w:pPr>
    </w:p>
    <w:p w:rsidR="00DD4A8B" w:rsidRPr="004066FA" w:rsidRDefault="00DD4A8B" w:rsidP="00DD4A8B">
      <w:pPr>
        <w:pStyle w:val="Heading2"/>
        <w:numPr>
          <w:ilvl w:val="2"/>
          <w:numId w:val="42"/>
        </w:numPr>
        <w:spacing w:line="360" w:lineRule="auto"/>
      </w:pPr>
      <w:bookmarkStart w:id="66" w:name="_Toc363680115"/>
      <w:r>
        <w:rPr>
          <w:rFonts w:hint="eastAsia"/>
        </w:rPr>
        <w:t>留言反馈及调查管理</w:t>
      </w:r>
      <w:bookmarkEnd w:id="66"/>
    </w:p>
    <w:p w:rsidR="00E60DB0" w:rsidRDefault="00E60DB0" w:rsidP="00DD4A8B">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针对留言进行管理和回复等操作;</w:t>
      </w:r>
    </w:p>
    <w:p w:rsidR="00F16483" w:rsidRDefault="00E60DB0" w:rsidP="00DD4A8B">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发起调查，用户</w:t>
      </w:r>
      <w:r w:rsidR="00AD138B">
        <w:rPr>
          <w:rFonts w:asciiTheme="majorEastAsia" w:eastAsiaTheme="majorEastAsia" w:hAnsiTheme="majorEastAsia" w:hint="eastAsia"/>
          <w:sz w:val="24"/>
          <w:szCs w:val="24"/>
        </w:rPr>
        <w:t>在</w:t>
      </w:r>
      <w:r>
        <w:rPr>
          <w:rFonts w:asciiTheme="majorEastAsia" w:eastAsiaTheme="majorEastAsia" w:hAnsiTheme="majorEastAsia" w:hint="eastAsia"/>
          <w:sz w:val="24"/>
          <w:szCs w:val="24"/>
        </w:rPr>
        <w:t>前台可以参与;</w:t>
      </w:r>
      <w:r w:rsidR="00DD4A8B">
        <w:rPr>
          <w:rFonts w:asciiTheme="majorEastAsia" w:eastAsiaTheme="majorEastAsia" w:hAnsiTheme="majorEastAsia" w:hint="eastAsia"/>
          <w:sz w:val="24"/>
          <w:szCs w:val="24"/>
        </w:rPr>
        <w:t>.</w:t>
      </w:r>
    </w:p>
    <w:p w:rsidR="00DD4A8B" w:rsidRDefault="00DD4A8B" w:rsidP="00DD4A8B">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hint="eastAsia"/>
          <w:sz w:val="24"/>
          <w:szCs w:val="24"/>
        </w:rPr>
        <w:t>设置是否显示该模块</w:t>
      </w:r>
      <w:r w:rsidR="00A945BB">
        <w:rPr>
          <w:rFonts w:asciiTheme="majorEastAsia" w:eastAsiaTheme="majorEastAsia" w:hAnsiTheme="majorEastAsia" w:hint="eastAsia"/>
          <w:sz w:val="24"/>
          <w:szCs w:val="24"/>
        </w:rPr>
        <w:t>，是否发布相关调查。</w:t>
      </w:r>
    </w:p>
    <w:p w:rsidR="00FE555F" w:rsidRPr="005D257C" w:rsidRDefault="000E5618" w:rsidP="00A7114E">
      <w:pPr>
        <w:pStyle w:val="Heading1"/>
        <w:numPr>
          <w:ilvl w:val="1"/>
          <w:numId w:val="42"/>
        </w:numPr>
        <w:spacing w:line="360" w:lineRule="auto"/>
      </w:pPr>
      <w:bookmarkStart w:id="67" w:name="_Toc363680116"/>
      <w:r w:rsidRPr="000E5618">
        <w:rPr>
          <w:rFonts w:hint="eastAsia"/>
        </w:rPr>
        <w:lastRenderedPageBreak/>
        <w:t>仪器设备共享、行业检测、科研成果与技术转移管理</w:t>
      </w:r>
      <w:bookmarkEnd w:id="67"/>
    </w:p>
    <w:p w:rsidR="00FE555F" w:rsidRPr="004066FA" w:rsidRDefault="009D575A" w:rsidP="00A7114E">
      <w:pPr>
        <w:pStyle w:val="Heading2"/>
        <w:numPr>
          <w:ilvl w:val="2"/>
          <w:numId w:val="42"/>
        </w:numPr>
        <w:spacing w:line="360" w:lineRule="auto"/>
      </w:pPr>
      <w:bookmarkStart w:id="68" w:name="_Toc363680117"/>
      <w:r w:rsidRPr="009D575A">
        <w:rPr>
          <w:rFonts w:hint="eastAsia"/>
        </w:rPr>
        <w:t>仪器设备共享管理</w:t>
      </w:r>
      <w:r w:rsidR="00FE555F" w:rsidRPr="00FE555F">
        <w:rPr>
          <w:rFonts w:hint="eastAsia"/>
        </w:rPr>
        <w:t>(</w:t>
      </w:r>
      <w:proofErr w:type="gramStart"/>
      <w:r w:rsidR="00FE555F" w:rsidRPr="00FE555F">
        <w:rPr>
          <w:rFonts w:hint="eastAsia"/>
        </w:rPr>
        <w:t>含使用</w:t>
      </w:r>
      <w:proofErr w:type="gramEnd"/>
      <w:r w:rsidR="00FE555F" w:rsidRPr="00FE555F">
        <w:rPr>
          <w:rFonts w:hint="eastAsia"/>
        </w:rPr>
        <w:t>预约</w:t>
      </w:r>
      <w:r w:rsidR="00FE555F" w:rsidRPr="00FE555F">
        <w:rPr>
          <w:rFonts w:hint="eastAsia"/>
        </w:rPr>
        <w:t>)</w:t>
      </w:r>
      <w:bookmarkEnd w:id="68"/>
    </w:p>
    <w:p w:rsidR="00C5710F" w:rsidRDefault="00C5710F" w:rsidP="00C5710F">
      <w:r>
        <w:rPr>
          <w:rFonts w:hint="eastAsia"/>
        </w:rPr>
        <w:t>本模块的</w:t>
      </w:r>
      <w:r w:rsidR="001A013B">
        <w:rPr>
          <w:rFonts w:hint="eastAsia"/>
        </w:rPr>
        <w:t>相关</w:t>
      </w:r>
      <w:r w:rsidR="006C4E7F">
        <w:rPr>
          <w:rFonts w:hint="eastAsia"/>
        </w:rPr>
        <w:t>内容</w:t>
      </w:r>
      <w:r>
        <w:rPr>
          <w:rFonts w:hint="eastAsia"/>
        </w:rPr>
        <w:t>分成以下几大块</w:t>
      </w:r>
      <w:r>
        <w:rPr>
          <w:rFonts w:hint="eastAsia"/>
        </w:rPr>
        <w:t>:</w:t>
      </w:r>
    </w:p>
    <w:p w:rsidR="00C5710F" w:rsidRDefault="00C5710F" w:rsidP="00C5710F">
      <w:pPr>
        <w:pStyle w:val="ListParagraph"/>
        <w:numPr>
          <w:ilvl w:val="0"/>
          <w:numId w:val="50"/>
        </w:numPr>
        <w:ind w:firstLineChars="0"/>
      </w:pPr>
      <w:r>
        <w:rPr>
          <w:rFonts w:hint="eastAsia"/>
        </w:rPr>
        <w:t>仪器设备基本信息</w:t>
      </w:r>
      <w:r>
        <w:rPr>
          <w:rFonts w:hint="eastAsia"/>
        </w:rPr>
        <w:t>:</w:t>
      </w:r>
    </w:p>
    <w:p w:rsidR="00C5710F" w:rsidRDefault="00C5710F" w:rsidP="00C5710F">
      <w:pPr>
        <w:pStyle w:val="ListParagraph"/>
        <w:ind w:left="720" w:firstLineChars="0" w:firstLine="0"/>
      </w:pPr>
      <w:r>
        <w:rPr>
          <w:rFonts w:hint="eastAsia"/>
        </w:rPr>
        <w:t>编号</w:t>
      </w:r>
    </w:p>
    <w:p w:rsidR="00C5710F" w:rsidRDefault="00C5710F" w:rsidP="00C5710F">
      <w:pPr>
        <w:pStyle w:val="ListParagraph"/>
        <w:ind w:left="720" w:firstLineChars="0" w:firstLine="0"/>
      </w:pPr>
      <w:r>
        <w:rPr>
          <w:rFonts w:hint="eastAsia"/>
        </w:rPr>
        <w:t>名称</w:t>
      </w:r>
    </w:p>
    <w:p w:rsidR="00C5710F" w:rsidRDefault="00C5710F" w:rsidP="00C5710F">
      <w:pPr>
        <w:pStyle w:val="ListParagraph"/>
        <w:ind w:left="720" w:firstLineChars="0" w:firstLine="0"/>
      </w:pPr>
      <w:r>
        <w:rPr>
          <w:rFonts w:hint="eastAsia"/>
        </w:rPr>
        <w:t>型号</w:t>
      </w:r>
    </w:p>
    <w:p w:rsidR="00C5710F" w:rsidRDefault="00C5710F" w:rsidP="00C5710F">
      <w:pPr>
        <w:pStyle w:val="ListParagraph"/>
        <w:ind w:left="720" w:firstLineChars="0" w:firstLine="0"/>
      </w:pPr>
      <w:r>
        <w:rPr>
          <w:rFonts w:hint="eastAsia"/>
        </w:rPr>
        <w:t>类型</w:t>
      </w:r>
    </w:p>
    <w:p w:rsidR="00C5710F" w:rsidRDefault="00C5710F" w:rsidP="00C5710F">
      <w:pPr>
        <w:pStyle w:val="ListParagraph"/>
        <w:ind w:left="720" w:firstLineChars="0" w:firstLine="0"/>
      </w:pPr>
      <w:r>
        <w:rPr>
          <w:rFonts w:hint="eastAsia"/>
        </w:rPr>
        <w:t>简介</w:t>
      </w:r>
    </w:p>
    <w:p w:rsidR="00C5710F" w:rsidRDefault="00C5710F" w:rsidP="00C5710F">
      <w:pPr>
        <w:pStyle w:val="ListParagraph"/>
        <w:ind w:left="720" w:firstLineChars="0" w:firstLine="0"/>
      </w:pPr>
      <w:r>
        <w:rPr>
          <w:rFonts w:hint="eastAsia"/>
        </w:rPr>
        <w:t>图片地址</w:t>
      </w:r>
    </w:p>
    <w:p w:rsidR="00C5710F" w:rsidRDefault="00C5710F" w:rsidP="00C5710F">
      <w:pPr>
        <w:pStyle w:val="ListParagraph"/>
        <w:ind w:left="720" w:firstLineChars="0" w:firstLine="0"/>
      </w:pPr>
      <w:r>
        <w:rPr>
          <w:rFonts w:hint="eastAsia"/>
        </w:rPr>
        <w:t>所属实验室</w:t>
      </w:r>
    </w:p>
    <w:p w:rsidR="00C5710F" w:rsidRDefault="00C5710F" w:rsidP="00C5710F">
      <w:pPr>
        <w:pStyle w:val="ListParagraph"/>
        <w:ind w:left="720" w:firstLineChars="0" w:firstLine="0"/>
      </w:pPr>
      <w:r>
        <w:rPr>
          <w:rFonts w:hint="eastAsia"/>
        </w:rPr>
        <w:t>责任人</w:t>
      </w:r>
    </w:p>
    <w:p w:rsidR="00C5710F" w:rsidRDefault="00C5710F" w:rsidP="00C5710F">
      <w:pPr>
        <w:pStyle w:val="ListParagraph"/>
        <w:ind w:left="720" w:firstLineChars="0" w:firstLine="0"/>
      </w:pPr>
      <w:r>
        <w:rPr>
          <w:rFonts w:hint="eastAsia"/>
        </w:rPr>
        <w:t>联系人</w:t>
      </w:r>
    </w:p>
    <w:p w:rsidR="00C5710F" w:rsidRDefault="00C5710F" w:rsidP="00C5710F">
      <w:pPr>
        <w:pStyle w:val="ListParagraph"/>
        <w:ind w:left="720" w:firstLineChars="0" w:firstLine="0"/>
      </w:pPr>
      <w:r>
        <w:rPr>
          <w:rFonts w:hint="eastAsia"/>
        </w:rPr>
        <w:t>联系电话</w:t>
      </w:r>
    </w:p>
    <w:p w:rsidR="00C5710F" w:rsidRDefault="00C5710F" w:rsidP="00C5710F">
      <w:pPr>
        <w:pStyle w:val="ListParagraph"/>
        <w:ind w:left="720" w:firstLineChars="0" w:firstLine="0"/>
      </w:pPr>
      <w:r>
        <w:rPr>
          <w:rFonts w:hint="eastAsia"/>
        </w:rPr>
        <w:t>联系</w:t>
      </w:r>
      <w:r>
        <w:rPr>
          <w:rFonts w:hint="eastAsia"/>
        </w:rPr>
        <w:t>email</w:t>
      </w:r>
    </w:p>
    <w:p w:rsidR="00C5710F" w:rsidRDefault="00C5710F" w:rsidP="00C5710F">
      <w:pPr>
        <w:pStyle w:val="ListParagraph"/>
        <w:ind w:left="720" w:firstLineChars="0" w:firstLine="0"/>
      </w:pPr>
      <w:r>
        <w:rPr>
          <w:rFonts w:hint="eastAsia"/>
        </w:rPr>
        <w:t>价格类型</w:t>
      </w:r>
      <w:r>
        <w:rPr>
          <w:rFonts w:hint="eastAsia"/>
        </w:rPr>
        <w:t>(</w:t>
      </w:r>
      <w:r>
        <w:rPr>
          <w:rFonts w:hint="eastAsia"/>
        </w:rPr>
        <w:t>按次？按小时？或其它类型）</w:t>
      </w:r>
    </w:p>
    <w:p w:rsidR="00C5710F" w:rsidRDefault="00C5710F" w:rsidP="00C5710F">
      <w:pPr>
        <w:pStyle w:val="ListParagraph"/>
        <w:ind w:left="720" w:firstLineChars="0" w:firstLine="0"/>
      </w:pPr>
      <w:r>
        <w:rPr>
          <w:rFonts w:hint="eastAsia"/>
        </w:rPr>
        <w:t>单价</w:t>
      </w:r>
    </w:p>
    <w:p w:rsidR="00C5710F" w:rsidRDefault="00C5710F" w:rsidP="00C5710F">
      <w:pPr>
        <w:pStyle w:val="ListParagraph"/>
        <w:ind w:left="720" w:firstLineChars="0" w:firstLine="0"/>
      </w:pPr>
    </w:p>
    <w:p w:rsidR="00C5710F" w:rsidRDefault="00C5710F" w:rsidP="00C5710F">
      <w:pPr>
        <w:pStyle w:val="ListParagraph"/>
        <w:numPr>
          <w:ilvl w:val="0"/>
          <w:numId w:val="50"/>
        </w:numPr>
        <w:ind w:firstLineChars="0"/>
      </w:pPr>
      <w:r>
        <w:rPr>
          <w:rFonts w:hint="eastAsia"/>
        </w:rPr>
        <w:t>仪器可用时间</w:t>
      </w:r>
      <w:proofErr w:type="gramStart"/>
      <w:r>
        <w:rPr>
          <w:rFonts w:hint="eastAsia"/>
        </w:rPr>
        <w:t>段记录</w:t>
      </w:r>
      <w:proofErr w:type="gramEnd"/>
      <w:r>
        <w:rPr>
          <w:rFonts w:hint="eastAsia"/>
        </w:rPr>
        <w:t>;</w:t>
      </w:r>
      <w:r>
        <w:rPr>
          <w:rFonts w:hint="eastAsia"/>
        </w:rPr>
        <w:t>（建议记录计划使用的时间段）</w:t>
      </w:r>
    </w:p>
    <w:p w:rsidR="00C5710F" w:rsidRDefault="00C5710F" w:rsidP="00C5710F">
      <w:pPr>
        <w:pStyle w:val="ListParagraph"/>
        <w:ind w:left="720" w:firstLineChars="0" w:firstLine="0"/>
      </w:pPr>
      <w:r>
        <w:rPr>
          <w:rFonts w:hint="eastAsia"/>
        </w:rPr>
        <w:t>固定使用时间（如周期性地课程或实验安排）</w:t>
      </w:r>
    </w:p>
    <w:p w:rsidR="00C5710F" w:rsidRDefault="00C5710F" w:rsidP="00C5710F">
      <w:pPr>
        <w:pStyle w:val="ListParagraph"/>
        <w:ind w:left="720" w:firstLineChars="0" w:firstLine="0"/>
      </w:pPr>
      <w:r>
        <w:rPr>
          <w:rFonts w:hint="eastAsia"/>
        </w:rPr>
        <w:t>预约使用时间（被批准的预约申请所占用的时间）</w:t>
      </w:r>
    </w:p>
    <w:p w:rsidR="00C5710F" w:rsidRDefault="00C5710F" w:rsidP="00C5710F">
      <w:pPr>
        <w:pStyle w:val="ListParagraph"/>
        <w:ind w:left="720" w:firstLineChars="0" w:firstLine="0"/>
      </w:pPr>
    </w:p>
    <w:p w:rsidR="00C5710F" w:rsidRDefault="00C5710F" w:rsidP="00C5710F">
      <w:pPr>
        <w:pStyle w:val="ListParagraph"/>
        <w:numPr>
          <w:ilvl w:val="0"/>
          <w:numId w:val="50"/>
        </w:numPr>
        <w:ind w:firstLineChars="0"/>
      </w:pPr>
      <w:r>
        <w:rPr>
          <w:rFonts w:hint="eastAsia"/>
        </w:rPr>
        <w:t>仪器设备维护记录</w:t>
      </w:r>
      <w:r>
        <w:rPr>
          <w:rFonts w:hint="eastAsia"/>
        </w:rPr>
        <w:t>;</w:t>
      </w:r>
    </w:p>
    <w:p w:rsidR="00C5710F" w:rsidRDefault="00C5710F" w:rsidP="00C5710F">
      <w:pPr>
        <w:pStyle w:val="ListParagraph"/>
        <w:ind w:left="720" w:firstLineChars="0" w:firstLine="0"/>
      </w:pPr>
      <w:r>
        <w:rPr>
          <w:rFonts w:hint="eastAsia"/>
        </w:rPr>
        <w:t>当前状态</w:t>
      </w:r>
      <w:r>
        <w:rPr>
          <w:rFonts w:hint="eastAsia"/>
        </w:rPr>
        <w:t>(</w:t>
      </w:r>
      <w:r>
        <w:rPr>
          <w:rFonts w:hint="eastAsia"/>
        </w:rPr>
        <w:t>正常？维修中</w:t>
      </w:r>
      <w:r>
        <w:rPr>
          <w:rFonts w:hint="eastAsia"/>
        </w:rPr>
        <w:t>?)</w:t>
      </w:r>
    </w:p>
    <w:p w:rsidR="00C5710F" w:rsidRDefault="00C5710F" w:rsidP="00C5710F">
      <w:pPr>
        <w:pStyle w:val="ListParagraph"/>
        <w:ind w:left="720" w:firstLineChars="0" w:firstLine="0"/>
      </w:pPr>
      <w:r>
        <w:rPr>
          <w:rFonts w:hint="eastAsia"/>
        </w:rPr>
        <w:t>最后维护时间</w:t>
      </w:r>
    </w:p>
    <w:p w:rsidR="00C5710F" w:rsidRDefault="00C5710F" w:rsidP="00C5710F">
      <w:pPr>
        <w:pStyle w:val="ListParagraph"/>
        <w:ind w:left="720" w:firstLineChars="0" w:firstLine="0"/>
      </w:pPr>
      <w:r>
        <w:rPr>
          <w:rFonts w:hint="eastAsia"/>
        </w:rPr>
        <w:t>最后维护人员</w:t>
      </w:r>
    </w:p>
    <w:p w:rsidR="00C5710F" w:rsidRDefault="00C5710F" w:rsidP="00C5710F">
      <w:pPr>
        <w:pStyle w:val="ListParagraph"/>
        <w:ind w:left="720" w:firstLineChars="0" w:firstLine="0"/>
      </w:pPr>
      <w:r>
        <w:rPr>
          <w:rFonts w:hint="eastAsia"/>
        </w:rPr>
        <w:t>报废原因</w:t>
      </w:r>
    </w:p>
    <w:p w:rsidR="00C5710F" w:rsidRDefault="00C5710F" w:rsidP="00C5710F">
      <w:pPr>
        <w:pStyle w:val="ListParagraph"/>
        <w:ind w:left="720" w:firstLineChars="0" w:firstLine="0"/>
      </w:pPr>
      <w:r>
        <w:rPr>
          <w:rFonts w:hint="eastAsia"/>
        </w:rPr>
        <w:t>报废时间</w:t>
      </w:r>
    </w:p>
    <w:p w:rsidR="00C5710F" w:rsidRDefault="00C5710F" w:rsidP="00C5710F">
      <w:pPr>
        <w:pStyle w:val="ListParagraph"/>
        <w:ind w:left="720" w:firstLineChars="0" w:firstLine="0"/>
      </w:pPr>
      <w:r>
        <w:rPr>
          <w:rFonts w:hint="eastAsia"/>
        </w:rPr>
        <w:t>新增时间</w:t>
      </w:r>
    </w:p>
    <w:p w:rsidR="00C5710F" w:rsidRDefault="00C5710F" w:rsidP="00C5710F">
      <w:pPr>
        <w:pStyle w:val="ListParagraph"/>
        <w:ind w:left="720" w:firstLineChars="0" w:firstLine="0"/>
      </w:pPr>
      <w:r>
        <w:rPr>
          <w:rFonts w:hint="eastAsia"/>
        </w:rPr>
        <w:t>新增经手人</w:t>
      </w:r>
    </w:p>
    <w:p w:rsidR="00C5710F" w:rsidRDefault="00C5710F" w:rsidP="00C5710F">
      <w:pPr>
        <w:pStyle w:val="ListParagraph"/>
        <w:ind w:left="720" w:firstLineChars="0" w:firstLine="0"/>
      </w:pPr>
    </w:p>
    <w:p w:rsidR="00C5710F" w:rsidRDefault="00C5710F" w:rsidP="00C5710F">
      <w:pPr>
        <w:pStyle w:val="ListParagraph"/>
        <w:numPr>
          <w:ilvl w:val="0"/>
          <w:numId w:val="50"/>
        </w:numPr>
        <w:ind w:firstLineChars="0"/>
      </w:pPr>
      <w:r>
        <w:rPr>
          <w:rFonts w:hint="eastAsia"/>
        </w:rPr>
        <w:t>仪器设备预约记录</w:t>
      </w:r>
      <w:r>
        <w:rPr>
          <w:rFonts w:hint="eastAsia"/>
        </w:rPr>
        <w:t>;</w:t>
      </w:r>
    </w:p>
    <w:p w:rsidR="00C5710F" w:rsidRDefault="00C5710F" w:rsidP="00C5710F">
      <w:pPr>
        <w:pStyle w:val="ListParagraph"/>
        <w:ind w:left="720" w:firstLineChars="0" w:firstLine="0"/>
      </w:pPr>
      <w:r>
        <w:rPr>
          <w:rFonts w:hint="eastAsia"/>
        </w:rPr>
        <w:t>预约记录编号</w:t>
      </w:r>
    </w:p>
    <w:p w:rsidR="00C5710F" w:rsidRDefault="00C5710F" w:rsidP="00C5710F">
      <w:pPr>
        <w:pStyle w:val="ListParagraph"/>
        <w:ind w:left="720" w:firstLineChars="0" w:firstLine="0"/>
      </w:pPr>
      <w:r>
        <w:rPr>
          <w:rFonts w:hint="eastAsia"/>
        </w:rPr>
        <w:t>预约人</w:t>
      </w:r>
    </w:p>
    <w:p w:rsidR="00C5710F" w:rsidRDefault="00C5710F" w:rsidP="00C5710F">
      <w:pPr>
        <w:pStyle w:val="ListParagraph"/>
        <w:ind w:left="720" w:firstLineChars="0" w:firstLine="0"/>
      </w:pPr>
      <w:r>
        <w:rPr>
          <w:rFonts w:hint="eastAsia"/>
        </w:rPr>
        <w:t>使用理由</w:t>
      </w:r>
    </w:p>
    <w:p w:rsidR="00C5710F" w:rsidRDefault="00C5710F" w:rsidP="00C5710F">
      <w:pPr>
        <w:pStyle w:val="ListParagraph"/>
        <w:ind w:left="720" w:firstLineChars="0" w:firstLine="0"/>
      </w:pPr>
      <w:r>
        <w:rPr>
          <w:rFonts w:hint="eastAsia"/>
        </w:rPr>
        <w:t>是否接受管理员调整时间段</w:t>
      </w:r>
    </w:p>
    <w:p w:rsidR="00C5710F" w:rsidRDefault="00C5710F" w:rsidP="00C5710F">
      <w:pPr>
        <w:pStyle w:val="ListParagraph"/>
        <w:ind w:left="720" w:firstLineChars="0" w:firstLine="0"/>
      </w:pPr>
      <w:r>
        <w:rPr>
          <w:rFonts w:hint="eastAsia"/>
        </w:rPr>
        <w:t>预约发起时间（提交预约申请的时间）</w:t>
      </w:r>
    </w:p>
    <w:p w:rsidR="00C5710F" w:rsidRDefault="00C5710F" w:rsidP="00C5710F">
      <w:pPr>
        <w:pStyle w:val="ListParagraph"/>
        <w:ind w:left="720" w:firstLineChars="0" w:firstLine="0"/>
      </w:pPr>
      <w:r>
        <w:rPr>
          <w:rFonts w:hint="eastAsia"/>
        </w:rPr>
        <w:t>预约起始时间（预约使用时间段的起始时间）</w:t>
      </w:r>
    </w:p>
    <w:p w:rsidR="00C5710F" w:rsidRDefault="00C5710F" w:rsidP="00C5710F">
      <w:pPr>
        <w:pStyle w:val="ListParagraph"/>
        <w:ind w:left="720" w:firstLineChars="0" w:firstLine="0"/>
      </w:pPr>
      <w:r>
        <w:rPr>
          <w:rFonts w:hint="eastAsia"/>
        </w:rPr>
        <w:lastRenderedPageBreak/>
        <w:t>预约终止时间（预约使用时间段的终止时间）</w:t>
      </w:r>
    </w:p>
    <w:p w:rsidR="00C5710F" w:rsidRDefault="00C5710F" w:rsidP="00C5710F">
      <w:pPr>
        <w:pStyle w:val="ListParagraph"/>
        <w:ind w:left="720" w:firstLineChars="0" w:firstLine="0"/>
      </w:pPr>
      <w:r>
        <w:rPr>
          <w:rFonts w:hint="eastAsia"/>
        </w:rPr>
        <w:t>调整后预约起始时间（管理员调整后：预约使用时间段的起始时间）</w:t>
      </w:r>
    </w:p>
    <w:p w:rsidR="00C5710F" w:rsidRDefault="00C5710F" w:rsidP="00C5710F">
      <w:pPr>
        <w:pStyle w:val="ListParagraph"/>
        <w:ind w:left="720" w:firstLineChars="0" w:firstLine="0"/>
      </w:pPr>
      <w:r>
        <w:rPr>
          <w:rFonts w:hint="eastAsia"/>
        </w:rPr>
        <w:t>调整后预约终止时间（管理员调整后：预约使用时间段的终止时间）</w:t>
      </w:r>
    </w:p>
    <w:p w:rsidR="00C5710F" w:rsidRDefault="00C5710F" w:rsidP="00C5710F">
      <w:pPr>
        <w:pStyle w:val="ListParagraph"/>
        <w:ind w:left="720" w:firstLineChars="0" w:firstLine="0"/>
      </w:pPr>
      <w:r>
        <w:rPr>
          <w:rFonts w:hint="eastAsia"/>
        </w:rPr>
        <w:t>审核状态（待审核</w:t>
      </w:r>
      <w:r>
        <w:rPr>
          <w:rFonts w:hint="eastAsia"/>
        </w:rPr>
        <w:t>-</w:t>
      </w:r>
      <w:r>
        <w:rPr>
          <w:rFonts w:hint="eastAsia"/>
        </w:rPr>
        <w:t>拒绝</w:t>
      </w:r>
      <w:r>
        <w:rPr>
          <w:rFonts w:hint="eastAsia"/>
        </w:rPr>
        <w:t>-</w:t>
      </w:r>
      <w:r>
        <w:rPr>
          <w:rFonts w:hint="eastAsia"/>
        </w:rPr>
        <w:t>通过等）</w:t>
      </w:r>
    </w:p>
    <w:p w:rsidR="00C5710F" w:rsidRPr="009B0893" w:rsidRDefault="00C5710F" w:rsidP="00C5710F">
      <w:pPr>
        <w:pStyle w:val="ListParagraph"/>
        <w:ind w:left="720" w:firstLineChars="0" w:firstLine="0"/>
      </w:pPr>
    </w:p>
    <w:p w:rsidR="00C5710F" w:rsidRDefault="00C5710F" w:rsidP="00C5710F">
      <w:pPr>
        <w:pStyle w:val="ListParagraph"/>
        <w:ind w:left="720" w:firstLineChars="0" w:firstLine="0"/>
      </w:pPr>
    </w:p>
    <w:p w:rsidR="00C5710F" w:rsidRDefault="00C5710F" w:rsidP="00C5710F">
      <w:pPr>
        <w:pStyle w:val="ListParagraph"/>
        <w:numPr>
          <w:ilvl w:val="0"/>
          <w:numId w:val="50"/>
        </w:numPr>
        <w:ind w:firstLineChars="0"/>
      </w:pPr>
      <w:r>
        <w:rPr>
          <w:rFonts w:hint="eastAsia"/>
        </w:rPr>
        <w:t>仪器设备使用记录</w:t>
      </w:r>
      <w:r>
        <w:rPr>
          <w:rFonts w:hint="eastAsia"/>
        </w:rPr>
        <w:t>;</w:t>
      </w:r>
    </w:p>
    <w:p w:rsidR="00C5710F" w:rsidRDefault="00C5710F" w:rsidP="00C5710F">
      <w:pPr>
        <w:pStyle w:val="ListParagraph"/>
        <w:ind w:left="720" w:firstLineChars="0" w:firstLine="0"/>
      </w:pPr>
      <w:r>
        <w:rPr>
          <w:rFonts w:hint="eastAsia"/>
        </w:rPr>
        <w:t>实际使用起始时间（实际使用时间段的起始时间）</w:t>
      </w:r>
    </w:p>
    <w:p w:rsidR="00C5710F" w:rsidRDefault="00C5710F" w:rsidP="00C5710F">
      <w:pPr>
        <w:pStyle w:val="ListParagraph"/>
        <w:ind w:left="720" w:firstLineChars="0" w:firstLine="0"/>
      </w:pPr>
      <w:r>
        <w:rPr>
          <w:rFonts w:hint="eastAsia"/>
        </w:rPr>
        <w:t>实际使用终止时间（实际使用时间段的终止时间）</w:t>
      </w:r>
    </w:p>
    <w:p w:rsidR="00C5710F" w:rsidRDefault="00C5710F" w:rsidP="00C5710F">
      <w:pPr>
        <w:pStyle w:val="ListParagraph"/>
        <w:ind w:left="720" w:firstLineChars="0" w:firstLine="0"/>
      </w:pPr>
      <w:r>
        <w:rPr>
          <w:rFonts w:hint="eastAsia"/>
        </w:rPr>
        <w:t>手动修改使用时间段的原因</w:t>
      </w:r>
    </w:p>
    <w:p w:rsidR="00C5710F" w:rsidRDefault="00C5710F" w:rsidP="00C5710F">
      <w:pPr>
        <w:pStyle w:val="ListParagraph"/>
        <w:ind w:left="720" w:firstLineChars="0" w:firstLine="0"/>
      </w:pPr>
      <w:r>
        <w:rPr>
          <w:rFonts w:hint="eastAsia"/>
        </w:rPr>
        <w:t>手段修改使用时间段的操作人员</w:t>
      </w:r>
    </w:p>
    <w:p w:rsidR="00C5710F" w:rsidRDefault="00C5710F" w:rsidP="00C5710F">
      <w:pPr>
        <w:pStyle w:val="ListParagraph"/>
        <w:ind w:left="720" w:firstLineChars="0" w:firstLine="0"/>
      </w:pPr>
    </w:p>
    <w:p w:rsidR="00C5710F" w:rsidRDefault="00C5710F" w:rsidP="00C5710F">
      <w:pPr>
        <w:pStyle w:val="ListParagraph"/>
        <w:numPr>
          <w:ilvl w:val="0"/>
          <w:numId w:val="50"/>
        </w:numPr>
        <w:ind w:firstLineChars="0"/>
      </w:pPr>
      <w:r>
        <w:rPr>
          <w:rFonts w:hint="eastAsia"/>
        </w:rPr>
        <w:t>仪器设备收费记录</w:t>
      </w:r>
      <w:r>
        <w:rPr>
          <w:rFonts w:hint="eastAsia"/>
        </w:rPr>
        <w:t>;</w:t>
      </w:r>
    </w:p>
    <w:p w:rsidR="00C5710F" w:rsidRDefault="00C5710F" w:rsidP="00C5710F">
      <w:pPr>
        <w:pStyle w:val="ListParagraph"/>
        <w:ind w:left="720" w:firstLineChars="0" w:firstLine="0"/>
      </w:pPr>
      <w:r>
        <w:rPr>
          <w:rFonts w:hint="eastAsia"/>
        </w:rPr>
        <w:t>实际使用时长</w:t>
      </w:r>
    </w:p>
    <w:p w:rsidR="00C5710F" w:rsidRDefault="00C5710F" w:rsidP="00C5710F">
      <w:pPr>
        <w:pStyle w:val="ListParagraph"/>
        <w:ind w:left="720" w:firstLineChars="0" w:firstLine="0"/>
      </w:pPr>
      <w:r>
        <w:rPr>
          <w:rFonts w:hint="eastAsia"/>
        </w:rPr>
        <w:t>产生费用</w:t>
      </w:r>
    </w:p>
    <w:p w:rsidR="00C5710F" w:rsidRDefault="00C5710F" w:rsidP="00C5710F">
      <w:pPr>
        <w:pStyle w:val="ListParagraph"/>
        <w:ind w:left="720" w:firstLineChars="0" w:firstLine="0"/>
      </w:pPr>
      <w:r>
        <w:rPr>
          <w:rFonts w:hint="eastAsia"/>
        </w:rPr>
        <w:t>缴费状态（分成</w:t>
      </w:r>
      <w:r>
        <w:rPr>
          <w:rFonts w:hint="eastAsia"/>
        </w:rPr>
        <w:t>3</w:t>
      </w:r>
      <w:r>
        <w:rPr>
          <w:rFonts w:hint="eastAsia"/>
        </w:rPr>
        <w:t>种：未缴</w:t>
      </w:r>
      <w:r>
        <w:rPr>
          <w:rFonts w:hint="eastAsia"/>
        </w:rPr>
        <w:t>---</w:t>
      </w:r>
      <w:r>
        <w:rPr>
          <w:rFonts w:hint="eastAsia"/>
        </w:rPr>
        <w:t>用户已缴</w:t>
      </w:r>
      <w:r>
        <w:rPr>
          <w:rFonts w:hint="eastAsia"/>
        </w:rPr>
        <w:t>,</w:t>
      </w:r>
      <w:r>
        <w:rPr>
          <w:rFonts w:hint="eastAsia"/>
        </w:rPr>
        <w:t>待核实</w:t>
      </w:r>
      <w:r>
        <w:rPr>
          <w:rFonts w:hint="eastAsia"/>
        </w:rPr>
        <w:t>---</w:t>
      </w:r>
      <w:r>
        <w:rPr>
          <w:rFonts w:hint="eastAsia"/>
        </w:rPr>
        <w:t>核实已缴）</w:t>
      </w:r>
    </w:p>
    <w:p w:rsidR="00C5710F" w:rsidRDefault="00C5710F" w:rsidP="00FE555F">
      <w:pPr>
        <w:widowControl/>
        <w:spacing w:line="360" w:lineRule="auto"/>
        <w:jc w:val="left"/>
        <w:rPr>
          <w:rFonts w:asciiTheme="majorEastAsia" w:eastAsiaTheme="majorEastAsia" w:hAnsiTheme="majorEastAsia"/>
          <w:sz w:val="24"/>
          <w:szCs w:val="24"/>
        </w:rPr>
      </w:pPr>
    </w:p>
    <w:p w:rsidR="00C5710F" w:rsidRDefault="00C5710F" w:rsidP="00FE555F">
      <w:pPr>
        <w:widowControl/>
        <w:spacing w:line="360" w:lineRule="auto"/>
        <w:jc w:val="left"/>
        <w:rPr>
          <w:rFonts w:asciiTheme="majorEastAsia" w:eastAsiaTheme="majorEastAsia" w:hAnsiTheme="majorEastAsia"/>
          <w:sz w:val="24"/>
          <w:szCs w:val="24"/>
        </w:rPr>
      </w:pPr>
    </w:p>
    <w:p w:rsidR="00FE555F" w:rsidRPr="00FE555F" w:rsidRDefault="009D6B37"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功能1:</w:t>
      </w:r>
      <w:r w:rsidR="00FE555F" w:rsidRPr="00FE555F">
        <w:rPr>
          <w:rFonts w:asciiTheme="majorEastAsia" w:eastAsiaTheme="majorEastAsia" w:hAnsiTheme="majorEastAsia" w:hint="eastAsia"/>
          <w:sz w:val="24"/>
          <w:szCs w:val="24"/>
        </w:rPr>
        <w:t>管理仪器设备，增删</w:t>
      </w:r>
      <w:proofErr w:type="gramStart"/>
      <w:r w:rsidR="00FE555F" w:rsidRPr="00FE555F">
        <w:rPr>
          <w:rFonts w:asciiTheme="majorEastAsia" w:eastAsiaTheme="majorEastAsia" w:hAnsiTheme="majorEastAsia" w:hint="eastAsia"/>
          <w:sz w:val="24"/>
          <w:szCs w:val="24"/>
        </w:rPr>
        <w:t>改设备</w:t>
      </w:r>
      <w:proofErr w:type="gramEnd"/>
      <w:r w:rsidR="00FE555F" w:rsidRPr="00FE555F">
        <w:rPr>
          <w:rFonts w:asciiTheme="majorEastAsia" w:eastAsiaTheme="majorEastAsia" w:hAnsiTheme="majorEastAsia" w:hint="eastAsia"/>
          <w:sz w:val="24"/>
          <w:szCs w:val="24"/>
        </w:rPr>
        <w:t>和相关信息(包括日常维护信息，以及可使用时间段)</w:t>
      </w:r>
      <w:r w:rsidR="00643B9C">
        <w:rPr>
          <w:rFonts w:asciiTheme="majorEastAsia" w:eastAsiaTheme="majorEastAsia" w:hAnsiTheme="majorEastAsia" w:hint="eastAsia"/>
          <w:sz w:val="24"/>
          <w:szCs w:val="24"/>
        </w:rPr>
        <w:t>;</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9D6B37">
        <w:rPr>
          <w:rFonts w:asciiTheme="majorEastAsia" w:eastAsiaTheme="majorEastAsia" w:hAnsiTheme="majorEastAsia" w:hint="eastAsia"/>
          <w:sz w:val="24"/>
          <w:szCs w:val="24"/>
        </w:rPr>
        <w:t>功能2:</w:t>
      </w:r>
      <w:r w:rsidR="00FE555F" w:rsidRPr="00FE555F">
        <w:rPr>
          <w:rFonts w:asciiTheme="majorEastAsia" w:eastAsiaTheme="majorEastAsia" w:hAnsiTheme="majorEastAsia" w:hint="eastAsia"/>
          <w:sz w:val="24"/>
          <w:szCs w:val="24"/>
        </w:rPr>
        <w:t>预约处理流程:</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1)</w:t>
      </w:r>
      <w:r w:rsidR="00FE555F" w:rsidRPr="00FE555F">
        <w:rPr>
          <w:rFonts w:asciiTheme="majorEastAsia" w:eastAsiaTheme="majorEastAsia" w:hAnsiTheme="majorEastAsia" w:hint="eastAsia"/>
          <w:sz w:val="24"/>
          <w:szCs w:val="24"/>
        </w:rPr>
        <w:t>打开预约申请列表</w:t>
      </w:r>
      <w:proofErr w:type="gramEnd"/>
      <w:r w:rsidR="00FE555F" w:rsidRPr="00FE555F">
        <w:rPr>
          <w:rFonts w:asciiTheme="majorEastAsia" w:eastAsiaTheme="majorEastAsia" w:hAnsiTheme="majorEastAsia" w:hint="eastAsia"/>
          <w:sz w:val="24"/>
          <w:szCs w:val="24"/>
        </w:rPr>
        <w:t>，针对对应设备申请，系统自动展开空闲时间表，进行相关管理(批准，拒绝申请等)</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w:t>
      </w:r>
      <w:r w:rsidR="00FE555F" w:rsidRPr="00FE555F">
        <w:rPr>
          <w:rFonts w:asciiTheme="majorEastAsia" w:eastAsiaTheme="majorEastAsia" w:hAnsiTheme="majorEastAsia" w:hint="eastAsia"/>
          <w:sz w:val="24"/>
          <w:szCs w:val="24"/>
        </w:rPr>
        <w:t>管理员可调整预约申请的使用时间</w:t>
      </w:r>
      <w:proofErr w:type="gramEnd"/>
      <w:r w:rsidR="00FE555F" w:rsidRPr="00FE555F">
        <w:rPr>
          <w:rFonts w:asciiTheme="majorEastAsia" w:eastAsiaTheme="majorEastAsia" w:hAnsiTheme="majorEastAsia" w:hint="eastAsia"/>
          <w:sz w:val="24"/>
          <w:szCs w:val="24"/>
        </w:rPr>
        <w:t>，确定后系统自动更新设备的可用时间信息.</w:t>
      </w:r>
    </w:p>
    <w:p w:rsidR="001659B8" w:rsidRDefault="00183934" w:rsidP="0088766D">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功能3:</w:t>
      </w:r>
      <w:r w:rsidR="001659B8" w:rsidRPr="00FE555F">
        <w:rPr>
          <w:rFonts w:asciiTheme="majorEastAsia" w:eastAsiaTheme="majorEastAsia" w:hAnsiTheme="majorEastAsia" w:hint="eastAsia"/>
          <w:sz w:val="24"/>
          <w:szCs w:val="24"/>
        </w:rPr>
        <w:t>后台模块(与实验室</w:t>
      </w:r>
      <w:r w:rsidR="001659B8">
        <w:rPr>
          <w:rFonts w:asciiTheme="majorEastAsia" w:eastAsiaTheme="majorEastAsia" w:hAnsiTheme="majorEastAsia" w:hint="eastAsia"/>
          <w:sz w:val="24"/>
          <w:szCs w:val="24"/>
        </w:rPr>
        <w:t>刷卡/</w:t>
      </w:r>
      <w:proofErr w:type="gramStart"/>
      <w:r w:rsidR="001659B8">
        <w:rPr>
          <w:rFonts w:asciiTheme="majorEastAsia" w:eastAsiaTheme="majorEastAsia" w:hAnsiTheme="majorEastAsia" w:hint="eastAsia"/>
          <w:sz w:val="24"/>
          <w:szCs w:val="24"/>
        </w:rPr>
        <w:t>二维码扫描</w:t>
      </w:r>
      <w:proofErr w:type="gramEnd"/>
      <w:r w:rsidR="001659B8" w:rsidRPr="00FE555F">
        <w:rPr>
          <w:rFonts w:asciiTheme="majorEastAsia" w:eastAsiaTheme="majorEastAsia" w:hAnsiTheme="majorEastAsia" w:hint="eastAsia"/>
          <w:sz w:val="24"/>
          <w:szCs w:val="24"/>
        </w:rPr>
        <w:t>终端相关)</w:t>
      </w:r>
      <w:r w:rsidR="001659B8">
        <w:rPr>
          <w:rFonts w:asciiTheme="majorEastAsia" w:eastAsiaTheme="majorEastAsia" w:hAnsiTheme="majorEastAsia" w:hint="eastAsia"/>
          <w:sz w:val="24"/>
          <w:szCs w:val="24"/>
        </w:rPr>
        <w:t>:</w:t>
      </w:r>
    </w:p>
    <w:p w:rsidR="00B52DEE" w:rsidRPr="00FE555F" w:rsidRDefault="0088766D" w:rsidP="00B52DEE">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B52DEE">
        <w:rPr>
          <w:rFonts w:asciiTheme="majorEastAsia" w:eastAsiaTheme="majorEastAsia" w:hAnsiTheme="majorEastAsia" w:hint="eastAsia"/>
          <w:sz w:val="24"/>
          <w:szCs w:val="24"/>
        </w:rPr>
        <w:t xml:space="preserve"> </w:t>
      </w:r>
      <w:proofErr w:type="gramStart"/>
      <w:r w:rsidR="00B52DEE">
        <w:rPr>
          <w:rFonts w:asciiTheme="majorEastAsia" w:eastAsiaTheme="majorEastAsia" w:hAnsiTheme="majorEastAsia" w:hint="eastAsia"/>
          <w:sz w:val="24"/>
          <w:szCs w:val="24"/>
        </w:rPr>
        <w:t>1)</w:t>
      </w:r>
      <w:r w:rsidR="00B52DEE" w:rsidRPr="00FE555F">
        <w:rPr>
          <w:rFonts w:asciiTheme="majorEastAsia" w:eastAsiaTheme="majorEastAsia" w:hAnsiTheme="majorEastAsia" w:hint="eastAsia"/>
          <w:sz w:val="24"/>
          <w:szCs w:val="24"/>
        </w:rPr>
        <w:t>响应终端请求并返回结果</w:t>
      </w:r>
      <w:proofErr w:type="gramEnd"/>
      <w:r w:rsidR="00B52DEE" w:rsidRPr="00FE555F">
        <w:rPr>
          <w:rFonts w:asciiTheme="majorEastAsia" w:eastAsiaTheme="majorEastAsia" w:hAnsiTheme="majorEastAsia" w:hint="eastAsia"/>
          <w:sz w:val="24"/>
          <w:szCs w:val="24"/>
        </w:rPr>
        <w:t>，在数据库做相应记录</w:t>
      </w:r>
      <w:r w:rsidR="00B52DEE">
        <w:rPr>
          <w:rFonts w:asciiTheme="majorEastAsia" w:eastAsiaTheme="majorEastAsia" w:hAnsiTheme="majorEastAsia" w:hint="eastAsia"/>
          <w:sz w:val="24"/>
          <w:szCs w:val="24"/>
        </w:rPr>
        <w:t>；</w:t>
      </w:r>
    </w:p>
    <w:p w:rsidR="00B52DEE" w:rsidRPr="00A02701" w:rsidRDefault="00B52DEE" w:rsidP="00B52DEE">
      <w:pPr>
        <w:widowControl/>
        <w:spacing w:line="360" w:lineRule="auto"/>
        <w:jc w:val="left"/>
        <w:rPr>
          <w:rFonts w:ascii="宋体" w:hAnsi="宋体"/>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2)提供</w:t>
      </w:r>
      <w:r w:rsidRPr="00FE555F">
        <w:rPr>
          <w:rFonts w:asciiTheme="majorEastAsia" w:eastAsiaTheme="majorEastAsia" w:hAnsiTheme="majorEastAsia" w:hint="eastAsia"/>
          <w:sz w:val="24"/>
          <w:szCs w:val="24"/>
        </w:rPr>
        <w:t>相应报表供查询或编辑处理</w:t>
      </w:r>
      <w:proofErr w:type="gramEnd"/>
      <w:r w:rsidRPr="00FE555F">
        <w:rPr>
          <w:rFonts w:asciiTheme="majorEastAsia" w:eastAsiaTheme="majorEastAsia" w:hAnsiTheme="majorEastAsia" w:hint="eastAsia"/>
          <w:sz w:val="24"/>
          <w:szCs w:val="24"/>
        </w:rPr>
        <w:t>.</w:t>
      </w:r>
    </w:p>
    <w:p w:rsidR="0088766D" w:rsidRDefault="0088766D" w:rsidP="0088766D">
      <w:pPr>
        <w:widowControl/>
        <w:spacing w:line="360" w:lineRule="auto"/>
        <w:jc w:val="left"/>
        <w:rPr>
          <w:rFonts w:asciiTheme="majorEastAsia" w:eastAsiaTheme="majorEastAsia" w:hAnsiTheme="majorEastAsia"/>
          <w:sz w:val="24"/>
          <w:szCs w:val="24"/>
        </w:rPr>
      </w:pPr>
    </w:p>
    <w:p w:rsidR="0088766D" w:rsidRPr="0088766D" w:rsidRDefault="0088766D" w:rsidP="0088766D">
      <w:pPr>
        <w:widowControl/>
        <w:spacing w:line="360" w:lineRule="auto"/>
        <w:ind w:firstLine="42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仪器设备上门使用流程介绍:</w:t>
      </w:r>
    </w:p>
    <w:p w:rsidR="0088766D" w:rsidRPr="0088766D" w:rsidRDefault="0088766D" w:rsidP="0088766D">
      <w:pPr>
        <w:widowControl/>
        <w:spacing w:line="360" w:lineRule="auto"/>
        <w:ind w:firstLine="42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申请者来到实验室时，</w:t>
      </w:r>
    </w:p>
    <w:p w:rsidR="0088766D" w:rsidRPr="0088766D" w:rsidRDefault="0088766D" w:rsidP="0088766D">
      <w:pPr>
        <w:widowControl/>
        <w:spacing w:line="360" w:lineRule="auto"/>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 xml:space="preserve">    如果是校外用户，则出示二维码，实验室的扫描终端的扫描枪扫描后，终端查询此后台模块有无对应申请;</w:t>
      </w: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如果是校内用户，则直接刷校园卡，实验室的终端查询此后台模块有无对应申请;</w:t>
      </w:r>
    </w:p>
    <w:p w:rsidR="0088766D" w:rsidRP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实验室扫描模块(需求外模块)</w:t>
      </w:r>
      <w:r>
        <w:rPr>
          <w:rFonts w:asciiTheme="majorEastAsia" w:eastAsiaTheme="majorEastAsia" w:hAnsiTheme="majorEastAsia" w:hint="eastAsia"/>
          <w:color w:val="1F497D" w:themeColor="text2"/>
          <w:sz w:val="24"/>
          <w:szCs w:val="24"/>
        </w:rPr>
        <w:t xml:space="preserve">: </w:t>
      </w:r>
      <w:r w:rsidRPr="0088766D">
        <w:rPr>
          <w:rFonts w:asciiTheme="majorEastAsia" w:eastAsiaTheme="majorEastAsia" w:hAnsiTheme="majorEastAsia" w:hint="eastAsia"/>
          <w:color w:val="1F497D" w:themeColor="text2"/>
          <w:sz w:val="24"/>
          <w:szCs w:val="24"/>
        </w:rPr>
        <w:t>包含一台终端，里面的客户端模块可连接上系统后台，用于发送二</w:t>
      </w:r>
      <w:proofErr w:type="gramStart"/>
      <w:r w:rsidRPr="0088766D">
        <w:rPr>
          <w:rFonts w:asciiTheme="majorEastAsia" w:eastAsiaTheme="majorEastAsia" w:hAnsiTheme="majorEastAsia" w:hint="eastAsia"/>
          <w:color w:val="1F497D" w:themeColor="text2"/>
          <w:sz w:val="24"/>
          <w:szCs w:val="24"/>
        </w:rPr>
        <w:t>维码信息</w:t>
      </w:r>
      <w:proofErr w:type="gramEnd"/>
      <w:r w:rsidRPr="0088766D">
        <w:rPr>
          <w:rFonts w:asciiTheme="majorEastAsia" w:eastAsiaTheme="majorEastAsia" w:hAnsiTheme="majorEastAsia" w:hint="eastAsia"/>
          <w:color w:val="1F497D" w:themeColor="text2"/>
          <w:sz w:val="24"/>
          <w:szCs w:val="24"/>
        </w:rPr>
        <w:t>请求对应的预约申请，并接收后台返回的信息并展示。</w:t>
      </w: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在客户端模块里，管理员可进行预约申请的使用确认功能，系统后台将更新预约申请的状态，更新为‘预约使用正在执行中’。</w:t>
      </w:r>
    </w:p>
    <w:p w:rsidR="0088766D" w:rsidRP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使用前后各扫描一次，后台将记录起始和结束时间，并更新对应状态。</w:t>
      </w:r>
    </w:p>
    <w:p w:rsidR="001659B8" w:rsidRPr="00A02701" w:rsidRDefault="001659B8" w:rsidP="00B52DEE">
      <w:pPr>
        <w:widowControl/>
        <w:spacing w:line="360" w:lineRule="auto"/>
        <w:jc w:val="left"/>
        <w:rPr>
          <w:rFonts w:ascii="宋体" w:hAnsi="宋体"/>
          <w:sz w:val="24"/>
          <w:szCs w:val="24"/>
        </w:rPr>
      </w:pPr>
    </w:p>
    <w:p w:rsidR="00FE555F" w:rsidRPr="00FE555F" w:rsidRDefault="001659B8"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6D7F2F">
        <w:rPr>
          <w:rFonts w:asciiTheme="majorEastAsia" w:eastAsiaTheme="majorEastAsia" w:hAnsiTheme="majorEastAsia" w:hint="eastAsia"/>
          <w:sz w:val="24"/>
          <w:szCs w:val="24"/>
        </w:rPr>
        <w:t xml:space="preserve">功能4: </w:t>
      </w:r>
      <w:proofErr w:type="gramStart"/>
      <w:r w:rsidR="00FE555F" w:rsidRPr="00FE555F">
        <w:rPr>
          <w:rFonts w:asciiTheme="majorEastAsia" w:eastAsiaTheme="majorEastAsia" w:hAnsiTheme="majorEastAsia" w:hint="eastAsia"/>
          <w:sz w:val="24"/>
          <w:szCs w:val="24"/>
        </w:rPr>
        <w:t>email和站内消息将发给申请者，同时申请者会收到对应的预约二维码，凭此二维码上门使用设备.</w:t>
      </w:r>
      <w:proofErr w:type="gramEnd"/>
    </w:p>
    <w:p w:rsidR="00636873" w:rsidRDefault="00FE555F" w:rsidP="00FE555F">
      <w:pPr>
        <w:widowControl/>
        <w:spacing w:line="360" w:lineRule="auto"/>
        <w:jc w:val="left"/>
        <w:rPr>
          <w:rFonts w:asciiTheme="majorEastAsia" w:eastAsiaTheme="majorEastAsia" w:hAnsiTheme="majorEastAsia"/>
          <w:sz w:val="24"/>
          <w:szCs w:val="24"/>
        </w:rPr>
      </w:pPr>
      <w:r w:rsidRPr="00FE555F">
        <w:rPr>
          <w:rFonts w:asciiTheme="majorEastAsia" w:eastAsiaTheme="majorEastAsia" w:hAnsiTheme="majorEastAsia"/>
          <w:sz w:val="24"/>
          <w:szCs w:val="24"/>
        </w:rPr>
        <w:t xml:space="preserve">    </w:t>
      </w:r>
      <w:r w:rsidR="00636873">
        <w:rPr>
          <w:rFonts w:asciiTheme="majorEastAsia" w:eastAsiaTheme="majorEastAsia" w:hAnsiTheme="majorEastAsia" w:hint="eastAsia"/>
          <w:noProof/>
          <w:sz w:val="24"/>
          <w:szCs w:val="24"/>
        </w:rPr>
        <w:drawing>
          <wp:inline distT="0" distB="0" distL="0" distR="0">
            <wp:extent cx="5274310" cy="3247390"/>
            <wp:effectExtent l="19050" t="0" r="2540" b="0"/>
            <wp:docPr id="9" name="Picture 8" descr="设备使用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使用申请流程图.jpg"/>
                    <pic:cNvPicPr/>
                  </pic:nvPicPr>
                  <pic:blipFill>
                    <a:blip r:embed="rId19" cstate="print"/>
                    <a:stretch>
                      <a:fillRect/>
                    </a:stretch>
                  </pic:blipFill>
                  <pic:spPr>
                    <a:xfrm>
                      <a:off x="0" y="0"/>
                      <a:ext cx="5274310" cy="3247390"/>
                    </a:xfrm>
                    <a:prstGeom prst="rect">
                      <a:avLst/>
                    </a:prstGeom>
                  </pic:spPr>
                </pic:pic>
              </a:graphicData>
            </a:graphic>
          </wp:inline>
        </w:drawing>
      </w:r>
    </w:p>
    <w:p w:rsidR="00E804F6" w:rsidRDefault="00FE555F" w:rsidP="001659B8">
      <w:pPr>
        <w:widowControl/>
        <w:spacing w:line="360" w:lineRule="auto"/>
        <w:jc w:val="left"/>
        <w:rPr>
          <w:rFonts w:ascii="宋体" w:hAnsi="宋体"/>
          <w:sz w:val="24"/>
          <w:szCs w:val="24"/>
        </w:rPr>
      </w:pPr>
      <w:r w:rsidRPr="00FE555F">
        <w:rPr>
          <w:rFonts w:asciiTheme="majorEastAsia" w:eastAsiaTheme="majorEastAsia" w:hAnsiTheme="majorEastAsia" w:hint="eastAsia"/>
          <w:sz w:val="24"/>
          <w:szCs w:val="24"/>
        </w:rPr>
        <w:tab/>
      </w:r>
    </w:p>
    <w:p w:rsidR="00636873" w:rsidRDefault="00636873" w:rsidP="00636873">
      <w:pPr>
        <w:widowControl/>
        <w:spacing w:line="360" w:lineRule="auto"/>
        <w:jc w:val="left"/>
        <w:rPr>
          <w:rFonts w:asciiTheme="majorEastAsia" w:eastAsiaTheme="majorEastAsia" w:hAnsiTheme="majorEastAsia"/>
          <w:sz w:val="24"/>
          <w:szCs w:val="24"/>
        </w:rPr>
      </w:pPr>
    </w:p>
    <w:p w:rsidR="00FE555F" w:rsidRPr="004066FA" w:rsidRDefault="00FE555F" w:rsidP="00A7114E">
      <w:pPr>
        <w:pStyle w:val="Heading2"/>
        <w:numPr>
          <w:ilvl w:val="2"/>
          <w:numId w:val="42"/>
        </w:numPr>
        <w:spacing w:line="360" w:lineRule="auto"/>
      </w:pPr>
      <w:bookmarkStart w:id="69" w:name="_Toc363680118"/>
      <w:r w:rsidRPr="00FE555F">
        <w:rPr>
          <w:rFonts w:hint="eastAsia"/>
        </w:rPr>
        <w:t>行业检测管理</w:t>
      </w:r>
      <w:r w:rsidRPr="00FE555F">
        <w:rPr>
          <w:rFonts w:hint="eastAsia"/>
        </w:rPr>
        <w:t>(</w:t>
      </w:r>
      <w:r w:rsidRPr="00FE555F">
        <w:rPr>
          <w:rFonts w:hint="eastAsia"/>
        </w:rPr>
        <w:t>含检测预约</w:t>
      </w:r>
      <w:r w:rsidRPr="00FE555F">
        <w:rPr>
          <w:rFonts w:hint="eastAsia"/>
        </w:rPr>
        <w:t>)</w:t>
      </w:r>
      <w:bookmarkEnd w:id="69"/>
    </w:p>
    <w:p w:rsidR="00573575" w:rsidRDefault="00573575" w:rsidP="00573575">
      <w:r>
        <w:rPr>
          <w:rFonts w:hint="eastAsia"/>
        </w:rPr>
        <w:t>本模块的相关</w:t>
      </w:r>
      <w:r w:rsidR="00E36C15">
        <w:rPr>
          <w:rFonts w:hint="eastAsia"/>
        </w:rPr>
        <w:t>内容</w:t>
      </w:r>
      <w:r>
        <w:rPr>
          <w:rFonts w:hint="eastAsia"/>
        </w:rPr>
        <w:t>分成以下几大块</w:t>
      </w:r>
      <w:r>
        <w:rPr>
          <w:rFonts w:hint="eastAsia"/>
        </w:rPr>
        <w:t>:</w:t>
      </w:r>
    </w:p>
    <w:p w:rsidR="00573575" w:rsidRDefault="00573575" w:rsidP="00573575">
      <w:pPr>
        <w:pStyle w:val="ListParagraph"/>
        <w:numPr>
          <w:ilvl w:val="0"/>
          <w:numId w:val="51"/>
        </w:numPr>
        <w:ind w:firstLineChars="0"/>
      </w:pPr>
      <w:r>
        <w:rPr>
          <w:rFonts w:hint="eastAsia"/>
        </w:rPr>
        <w:t>行业检测基本信息</w:t>
      </w:r>
      <w:r>
        <w:rPr>
          <w:rFonts w:hint="eastAsia"/>
        </w:rPr>
        <w:t>:</w:t>
      </w:r>
    </w:p>
    <w:p w:rsidR="00573575" w:rsidRDefault="00573575" w:rsidP="00573575">
      <w:pPr>
        <w:pStyle w:val="ListParagraph"/>
        <w:ind w:left="720" w:firstLineChars="0" w:firstLine="0"/>
      </w:pPr>
      <w:r>
        <w:rPr>
          <w:rFonts w:hint="eastAsia"/>
        </w:rPr>
        <w:t>编号</w:t>
      </w:r>
    </w:p>
    <w:p w:rsidR="00573575" w:rsidRDefault="00573575" w:rsidP="00573575">
      <w:pPr>
        <w:pStyle w:val="ListParagraph"/>
        <w:ind w:left="720" w:firstLineChars="0" w:firstLine="0"/>
      </w:pPr>
      <w:r>
        <w:rPr>
          <w:rFonts w:hint="eastAsia"/>
        </w:rPr>
        <w:t>项目名称</w:t>
      </w:r>
    </w:p>
    <w:p w:rsidR="00573575" w:rsidRDefault="00573575" w:rsidP="00573575">
      <w:pPr>
        <w:pStyle w:val="ListParagraph"/>
        <w:ind w:left="720" w:firstLineChars="0" w:firstLine="0"/>
      </w:pPr>
      <w:r>
        <w:rPr>
          <w:rFonts w:hint="eastAsia"/>
        </w:rPr>
        <w:lastRenderedPageBreak/>
        <w:t>项目描述</w:t>
      </w:r>
    </w:p>
    <w:p w:rsidR="00573575" w:rsidRDefault="00573575" w:rsidP="00573575">
      <w:pPr>
        <w:pStyle w:val="ListParagraph"/>
        <w:ind w:left="720" w:firstLineChars="0" w:firstLine="0"/>
      </w:pPr>
      <w:r>
        <w:rPr>
          <w:rFonts w:hint="eastAsia"/>
        </w:rPr>
        <w:t>承接单位</w:t>
      </w:r>
    </w:p>
    <w:p w:rsidR="00573575" w:rsidRDefault="00573575" w:rsidP="00573575">
      <w:pPr>
        <w:pStyle w:val="ListParagraph"/>
        <w:ind w:left="720" w:firstLineChars="0" w:firstLine="0"/>
      </w:pPr>
      <w:r>
        <w:rPr>
          <w:rFonts w:hint="eastAsia"/>
        </w:rPr>
        <w:t>负责人</w:t>
      </w:r>
    </w:p>
    <w:p w:rsidR="00573575" w:rsidRDefault="00573575" w:rsidP="00573575">
      <w:pPr>
        <w:pStyle w:val="ListParagraph"/>
        <w:ind w:left="720" w:firstLineChars="0" w:firstLine="0"/>
      </w:pPr>
      <w:r>
        <w:rPr>
          <w:rFonts w:hint="eastAsia"/>
        </w:rPr>
        <w:t>联系电话</w:t>
      </w:r>
    </w:p>
    <w:p w:rsidR="00573575" w:rsidRDefault="00573575" w:rsidP="00573575">
      <w:pPr>
        <w:pStyle w:val="ListParagraph"/>
        <w:ind w:left="720" w:firstLineChars="0" w:firstLine="0"/>
      </w:pPr>
      <w:r>
        <w:rPr>
          <w:rFonts w:hint="eastAsia"/>
        </w:rPr>
        <w:t>联系</w:t>
      </w:r>
      <w:r>
        <w:rPr>
          <w:rFonts w:hint="eastAsia"/>
        </w:rPr>
        <w:t>email</w:t>
      </w:r>
    </w:p>
    <w:p w:rsidR="00573575" w:rsidRDefault="00573575" w:rsidP="00573575">
      <w:pPr>
        <w:pStyle w:val="ListParagraph"/>
        <w:ind w:left="720" w:firstLineChars="0" w:firstLine="0"/>
      </w:pPr>
      <w:r>
        <w:rPr>
          <w:rFonts w:hint="eastAsia"/>
        </w:rPr>
        <w:t>价格</w:t>
      </w:r>
    </w:p>
    <w:p w:rsidR="00573575" w:rsidRDefault="00573575" w:rsidP="00573575">
      <w:pPr>
        <w:pStyle w:val="ListParagraph"/>
        <w:ind w:left="720" w:firstLineChars="0" w:firstLine="0"/>
      </w:pPr>
    </w:p>
    <w:p w:rsidR="00573575" w:rsidRDefault="00573575" w:rsidP="00573575">
      <w:pPr>
        <w:pStyle w:val="ListParagraph"/>
        <w:ind w:left="720" w:firstLineChars="0" w:firstLine="0"/>
      </w:pPr>
    </w:p>
    <w:p w:rsidR="00573575" w:rsidRDefault="00573575" w:rsidP="00573575">
      <w:pPr>
        <w:pStyle w:val="ListParagraph"/>
        <w:numPr>
          <w:ilvl w:val="0"/>
          <w:numId w:val="51"/>
        </w:numPr>
        <w:ind w:firstLineChars="0"/>
      </w:pPr>
      <w:r>
        <w:rPr>
          <w:rFonts w:hint="eastAsia"/>
        </w:rPr>
        <w:t>检测预约信息</w:t>
      </w:r>
      <w:r>
        <w:rPr>
          <w:rFonts w:hint="eastAsia"/>
        </w:rPr>
        <w:t>:</w:t>
      </w:r>
    </w:p>
    <w:p w:rsidR="00573575" w:rsidRDefault="00573575" w:rsidP="00573575">
      <w:pPr>
        <w:pStyle w:val="ListParagraph"/>
        <w:ind w:left="720" w:firstLineChars="0" w:firstLine="0"/>
      </w:pPr>
      <w:r>
        <w:rPr>
          <w:rFonts w:hint="eastAsia"/>
        </w:rPr>
        <w:t>预约编号</w:t>
      </w:r>
    </w:p>
    <w:p w:rsidR="00573575" w:rsidRDefault="00573575" w:rsidP="00573575">
      <w:pPr>
        <w:pStyle w:val="ListParagraph"/>
        <w:ind w:left="720" w:firstLineChars="0" w:firstLine="0"/>
      </w:pPr>
      <w:r>
        <w:rPr>
          <w:rFonts w:hint="eastAsia"/>
        </w:rPr>
        <w:t>预约单位</w:t>
      </w:r>
    </w:p>
    <w:p w:rsidR="00573575" w:rsidRDefault="00573575" w:rsidP="00573575">
      <w:pPr>
        <w:pStyle w:val="ListParagraph"/>
        <w:ind w:left="720" w:firstLineChars="0" w:firstLine="0"/>
      </w:pPr>
      <w:r>
        <w:rPr>
          <w:rFonts w:hint="eastAsia"/>
        </w:rPr>
        <w:t>预约人</w:t>
      </w:r>
    </w:p>
    <w:p w:rsidR="00573575" w:rsidRDefault="00573575" w:rsidP="00573575">
      <w:pPr>
        <w:pStyle w:val="ListParagraph"/>
        <w:ind w:left="720" w:firstLineChars="0" w:firstLine="0"/>
      </w:pPr>
      <w:r>
        <w:rPr>
          <w:rFonts w:hint="eastAsia"/>
        </w:rPr>
        <w:t>预约人联系电话</w:t>
      </w:r>
    </w:p>
    <w:p w:rsidR="00573575" w:rsidRDefault="00573575" w:rsidP="00573575">
      <w:pPr>
        <w:pStyle w:val="ListParagraph"/>
        <w:ind w:left="720" w:firstLineChars="0" w:firstLine="0"/>
      </w:pPr>
      <w:r>
        <w:rPr>
          <w:rFonts w:hint="eastAsia"/>
        </w:rPr>
        <w:t>预约人联系</w:t>
      </w:r>
      <w:r>
        <w:rPr>
          <w:rFonts w:hint="eastAsia"/>
        </w:rPr>
        <w:t>email</w:t>
      </w:r>
    </w:p>
    <w:p w:rsidR="00573575" w:rsidRDefault="00573575" w:rsidP="00573575">
      <w:pPr>
        <w:pStyle w:val="ListParagraph"/>
        <w:ind w:left="720" w:firstLineChars="0" w:firstLine="0"/>
      </w:pPr>
      <w:r>
        <w:rPr>
          <w:rFonts w:hint="eastAsia"/>
        </w:rPr>
        <w:t>预约备注</w:t>
      </w:r>
    </w:p>
    <w:p w:rsidR="00573575" w:rsidRDefault="00573575" w:rsidP="00573575">
      <w:pPr>
        <w:pStyle w:val="ListParagraph"/>
        <w:ind w:left="720" w:firstLineChars="0" w:firstLine="0"/>
      </w:pPr>
      <w:r>
        <w:rPr>
          <w:rFonts w:hint="eastAsia"/>
        </w:rPr>
        <w:t>预约申请表（离线填写）存放地址</w:t>
      </w:r>
    </w:p>
    <w:p w:rsidR="00573575" w:rsidRDefault="00573575" w:rsidP="00573575">
      <w:pPr>
        <w:pStyle w:val="ListParagraph"/>
        <w:ind w:left="720" w:firstLineChars="0" w:firstLine="0"/>
      </w:pPr>
      <w:r>
        <w:rPr>
          <w:rFonts w:hint="eastAsia"/>
        </w:rPr>
        <w:t>审核状态（待审核</w:t>
      </w:r>
      <w:r>
        <w:rPr>
          <w:rFonts w:hint="eastAsia"/>
        </w:rPr>
        <w:t>/</w:t>
      </w:r>
      <w:r>
        <w:rPr>
          <w:rFonts w:hint="eastAsia"/>
        </w:rPr>
        <w:t>拒绝</w:t>
      </w:r>
      <w:r>
        <w:rPr>
          <w:rFonts w:hint="eastAsia"/>
        </w:rPr>
        <w:t>/</w:t>
      </w:r>
      <w:r>
        <w:rPr>
          <w:rFonts w:hint="eastAsia"/>
        </w:rPr>
        <w:t>通过）</w:t>
      </w:r>
    </w:p>
    <w:p w:rsidR="00573575" w:rsidRDefault="00573575" w:rsidP="00573575">
      <w:pPr>
        <w:pStyle w:val="ListParagraph"/>
        <w:ind w:left="720" w:firstLineChars="0" w:firstLine="0"/>
      </w:pPr>
    </w:p>
    <w:p w:rsidR="00573575" w:rsidRDefault="00573575" w:rsidP="00573575">
      <w:pPr>
        <w:pStyle w:val="ListParagraph"/>
        <w:numPr>
          <w:ilvl w:val="0"/>
          <w:numId w:val="51"/>
        </w:numPr>
        <w:ind w:firstLineChars="0"/>
      </w:pPr>
      <w:r>
        <w:rPr>
          <w:rFonts w:hint="eastAsia"/>
        </w:rPr>
        <w:t>检测进度信息</w:t>
      </w:r>
      <w:r>
        <w:rPr>
          <w:rFonts w:hint="eastAsia"/>
        </w:rPr>
        <w:t>:</w:t>
      </w:r>
    </w:p>
    <w:p w:rsidR="00573575" w:rsidRDefault="00573575" w:rsidP="00573575">
      <w:pPr>
        <w:pStyle w:val="ListParagraph"/>
        <w:ind w:left="720" w:firstLineChars="0" w:firstLine="0"/>
      </w:pPr>
      <w:r>
        <w:rPr>
          <w:rFonts w:hint="eastAsia"/>
        </w:rPr>
        <w:t>预约编号</w:t>
      </w:r>
    </w:p>
    <w:p w:rsidR="00573575" w:rsidRDefault="00573575" w:rsidP="00573575">
      <w:pPr>
        <w:pStyle w:val="ListParagraph"/>
        <w:ind w:left="720" w:firstLineChars="0" w:firstLine="0"/>
      </w:pPr>
      <w:r>
        <w:rPr>
          <w:rFonts w:hint="eastAsia"/>
        </w:rPr>
        <w:t>当前进度</w:t>
      </w:r>
    </w:p>
    <w:p w:rsidR="00573575" w:rsidRDefault="00573575" w:rsidP="00573575">
      <w:pPr>
        <w:pStyle w:val="ListParagraph"/>
        <w:ind w:left="720" w:firstLineChars="0" w:firstLine="0"/>
      </w:pPr>
      <w:r>
        <w:rPr>
          <w:rFonts w:hint="eastAsia"/>
        </w:rPr>
        <w:t>当前环节负责单位</w:t>
      </w:r>
    </w:p>
    <w:p w:rsidR="00573575" w:rsidRDefault="00573575" w:rsidP="00573575">
      <w:pPr>
        <w:pStyle w:val="ListParagraph"/>
        <w:ind w:left="720" w:firstLineChars="0" w:firstLine="0"/>
      </w:pPr>
      <w:r>
        <w:rPr>
          <w:rFonts w:hint="eastAsia"/>
        </w:rPr>
        <w:t>当前环节负责人</w:t>
      </w:r>
    </w:p>
    <w:p w:rsidR="00573575" w:rsidRDefault="00573575" w:rsidP="00573575">
      <w:pPr>
        <w:pStyle w:val="ListParagraph"/>
        <w:ind w:left="720" w:firstLineChars="0" w:firstLine="0"/>
      </w:pPr>
      <w:r>
        <w:rPr>
          <w:rFonts w:hint="eastAsia"/>
        </w:rPr>
        <w:t>当前环节负责人联系电话</w:t>
      </w:r>
    </w:p>
    <w:p w:rsidR="00573575" w:rsidRDefault="00573575" w:rsidP="00573575">
      <w:pPr>
        <w:pStyle w:val="ListParagraph"/>
        <w:ind w:left="720" w:firstLineChars="0" w:firstLine="0"/>
      </w:pPr>
      <w:r>
        <w:rPr>
          <w:rFonts w:hint="eastAsia"/>
        </w:rPr>
        <w:t>当前环节负责人联系</w:t>
      </w:r>
      <w:r>
        <w:rPr>
          <w:rFonts w:hint="eastAsia"/>
        </w:rPr>
        <w:t>email</w:t>
      </w:r>
    </w:p>
    <w:p w:rsidR="00573575" w:rsidRPr="00EE5711" w:rsidRDefault="00573575" w:rsidP="00573575">
      <w:pPr>
        <w:pStyle w:val="ListParagraph"/>
        <w:ind w:left="720" w:firstLineChars="0" w:firstLine="0"/>
      </w:pPr>
      <w:r>
        <w:rPr>
          <w:rFonts w:hint="eastAsia"/>
        </w:rPr>
        <w:t>检测报告存放地址</w:t>
      </w:r>
      <w:r>
        <w:rPr>
          <w:rFonts w:hint="eastAsia"/>
        </w:rPr>
        <w:t>(http)</w:t>
      </w:r>
    </w:p>
    <w:p w:rsidR="00573575"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492E42">
        <w:rPr>
          <w:rFonts w:asciiTheme="majorEastAsia" w:eastAsiaTheme="majorEastAsia" w:hAnsiTheme="majorEastAsia" w:hint="eastAsia"/>
          <w:sz w:val="24"/>
          <w:szCs w:val="24"/>
        </w:rPr>
        <w:t xml:space="preserve">   </w:t>
      </w:r>
      <w:r w:rsidR="00573575">
        <w:rPr>
          <w:rFonts w:asciiTheme="majorEastAsia" w:eastAsiaTheme="majorEastAsia" w:hAnsiTheme="majorEastAsia" w:hint="eastAsia"/>
          <w:sz w:val="24"/>
          <w:szCs w:val="24"/>
        </w:rPr>
        <w:t>功能1:</w:t>
      </w:r>
      <w:r w:rsidR="00FE555F" w:rsidRPr="00FE555F">
        <w:rPr>
          <w:rFonts w:asciiTheme="majorEastAsia" w:eastAsiaTheme="majorEastAsia" w:hAnsiTheme="majorEastAsia" w:hint="eastAsia"/>
          <w:sz w:val="24"/>
          <w:szCs w:val="24"/>
        </w:rPr>
        <w:t>管理行业检测项目，增删改检测项目及相关信息.</w:t>
      </w:r>
    </w:p>
    <w:p w:rsidR="00FE555F" w:rsidRPr="00FE555F" w:rsidRDefault="00FE555F" w:rsidP="00FE555F">
      <w:pPr>
        <w:widowControl/>
        <w:spacing w:line="360" w:lineRule="auto"/>
        <w:jc w:val="left"/>
        <w:rPr>
          <w:rFonts w:asciiTheme="majorEastAsia" w:eastAsiaTheme="majorEastAsia" w:hAnsiTheme="majorEastAsia"/>
          <w:sz w:val="24"/>
          <w:szCs w:val="24"/>
        </w:rPr>
      </w:pPr>
      <w:r w:rsidRPr="00FE555F">
        <w:rPr>
          <w:rFonts w:asciiTheme="majorEastAsia" w:eastAsiaTheme="majorEastAsia" w:hAnsiTheme="majorEastAsia" w:hint="eastAsia"/>
          <w:sz w:val="24"/>
          <w:szCs w:val="24"/>
        </w:rPr>
        <w:t xml:space="preserve">    </w:t>
      </w:r>
      <w:r w:rsidR="00573575">
        <w:rPr>
          <w:rFonts w:asciiTheme="majorEastAsia" w:eastAsiaTheme="majorEastAsia" w:hAnsiTheme="majorEastAsia" w:hint="eastAsia"/>
          <w:sz w:val="24"/>
          <w:szCs w:val="24"/>
        </w:rPr>
        <w:t>功能2:</w:t>
      </w:r>
      <w:r w:rsidRPr="00FE555F">
        <w:rPr>
          <w:rFonts w:asciiTheme="majorEastAsia" w:eastAsiaTheme="majorEastAsia" w:hAnsiTheme="majorEastAsia" w:hint="eastAsia"/>
          <w:sz w:val="24"/>
          <w:szCs w:val="24"/>
        </w:rPr>
        <w:t>预约处理流程:</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1)</w:t>
      </w:r>
      <w:r w:rsidR="00FE555F" w:rsidRPr="00FE555F">
        <w:rPr>
          <w:rFonts w:asciiTheme="majorEastAsia" w:eastAsiaTheme="majorEastAsia" w:hAnsiTheme="majorEastAsia" w:hint="eastAsia"/>
          <w:sz w:val="24"/>
          <w:szCs w:val="24"/>
        </w:rPr>
        <w:t>打开预约申请列表</w:t>
      </w:r>
      <w:proofErr w:type="gramEnd"/>
      <w:r w:rsidR="00FE555F" w:rsidRPr="00FE555F">
        <w:rPr>
          <w:rFonts w:asciiTheme="majorEastAsia" w:eastAsiaTheme="majorEastAsia" w:hAnsiTheme="majorEastAsia" w:hint="eastAsia"/>
          <w:sz w:val="24"/>
          <w:szCs w:val="24"/>
        </w:rPr>
        <w:t>，下载预约申请表后进行相关管理(批准，拒绝申请等)</w:t>
      </w:r>
      <w:r>
        <w:rPr>
          <w:rFonts w:asciiTheme="majorEastAsia" w:eastAsiaTheme="majorEastAsia" w:hAnsiTheme="majorEastAsia" w:hint="eastAsia"/>
          <w:sz w:val="24"/>
          <w:szCs w:val="24"/>
        </w:rPr>
        <w:t>;</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w:t>
      </w:r>
      <w:r w:rsidR="00FE555F" w:rsidRPr="00FE555F">
        <w:rPr>
          <w:rFonts w:asciiTheme="majorEastAsia" w:eastAsiaTheme="majorEastAsia" w:hAnsiTheme="majorEastAsia" w:hint="eastAsia"/>
          <w:sz w:val="24"/>
          <w:szCs w:val="24"/>
        </w:rPr>
        <w:t>管理员点击确定后系统自动更新相关信息.管理员如有必要将更新预约申请对应的相关信息</w:t>
      </w:r>
      <w:proofErr w:type="gramEnd"/>
      <w:r w:rsidR="00FE555F" w:rsidRPr="00FE555F">
        <w:rPr>
          <w:rFonts w:asciiTheme="majorEastAsia" w:eastAsiaTheme="majorEastAsia" w:hAnsiTheme="majorEastAsia" w:hint="eastAsia"/>
          <w:sz w:val="24"/>
          <w:szCs w:val="24"/>
        </w:rPr>
        <w:t>，如预计返回结果时间等.</w:t>
      </w:r>
    </w:p>
    <w:p w:rsidR="00FE555F" w:rsidRDefault="00573575" w:rsidP="00F4094F">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功能3:</w:t>
      </w:r>
      <w:proofErr w:type="gramStart"/>
      <w:r w:rsidR="00FE555F" w:rsidRPr="00FE555F">
        <w:rPr>
          <w:rFonts w:asciiTheme="majorEastAsia" w:eastAsiaTheme="majorEastAsia" w:hAnsiTheme="majorEastAsia" w:hint="eastAsia"/>
          <w:sz w:val="24"/>
          <w:szCs w:val="24"/>
        </w:rPr>
        <w:t>email和站内消息将发给申请者</w:t>
      </w:r>
      <w:proofErr w:type="gramEnd"/>
      <w:r w:rsidR="00F4094F">
        <w:rPr>
          <w:rFonts w:asciiTheme="majorEastAsia" w:eastAsiaTheme="majorEastAsia" w:hAnsiTheme="majorEastAsia" w:hint="eastAsia"/>
          <w:sz w:val="24"/>
          <w:szCs w:val="24"/>
        </w:rPr>
        <w:t>.</w:t>
      </w:r>
    </w:p>
    <w:p w:rsidR="00F4094F" w:rsidRDefault="00F4094F" w:rsidP="00F4094F">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97935"/>
            <wp:effectExtent l="19050" t="0" r="2540" b="0"/>
            <wp:docPr id="5" name="Picture 4" descr="行业检测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业检测申请流程图.jpg"/>
                    <pic:cNvPicPr/>
                  </pic:nvPicPr>
                  <pic:blipFill>
                    <a:blip r:embed="rId20" cstate="print"/>
                    <a:stretch>
                      <a:fillRect/>
                    </a:stretch>
                  </pic:blipFill>
                  <pic:spPr>
                    <a:xfrm>
                      <a:off x="0" y="0"/>
                      <a:ext cx="5274310" cy="3797935"/>
                    </a:xfrm>
                    <a:prstGeom prst="rect">
                      <a:avLst/>
                    </a:prstGeom>
                  </pic:spPr>
                </pic:pic>
              </a:graphicData>
            </a:graphic>
          </wp:inline>
        </w:drawing>
      </w:r>
    </w:p>
    <w:p w:rsidR="00FE555F" w:rsidRDefault="00FE555F" w:rsidP="00FE555F">
      <w:pPr>
        <w:widowControl/>
        <w:spacing w:line="360" w:lineRule="auto"/>
        <w:jc w:val="left"/>
        <w:rPr>
          <w:rFonts w:asciiTheme="majorEastAsia" w:eastAsiaTheme="majorEastAsia" w:hAnsiTheme="majorEastAsia"/>
          <w:sz w:val="24"/>
          <w:szCs w:val="24"/>
        </w:rPr>
      </w:pPr>
    </w:p>
    <w:p w:rsidR="00FE555F" w:rsidRPr="004066FA" w:rsidRDefault="00FE555F" w:rsidP="00A7114E">
      <w:pPr>
        <w:pStyle w:val="Heading2"/>
        <w:numPr>
          <w:ilvl w:val="2"/>
          <w:numId w:val="42"/>
        </w:numPr>
        <w:spacing w:line="360" w:lineRule="auto"/>
      </w:pPr>
      <w:bookmarkStart w:id="70" w:name="_Toc363680119"/>
      <w:r w:rsidRPr="00FE555F">
        <w:rPr>
          <w:rFonts w:hint="eastAsia"/>
        </w:rPr>
        <w:t>科技成果与技术转移</w:t>
      </w:r>
      <w:bookmarkEnd w:id="70"/>
    </w:p>
    <w:p w:rsidR="009204A1" w:rsidRDefault="00FE555F" w:rsidP="009204A1">
      <w:r>
        <w:rPr>
          <w:rFonts w:asciiTheme="majorEastAsia" w:eastAsiaTheme="majorEastAsia" w:hAnsiTheme="majorEastAsia" w:hint="eastAsia"/>
          <w:sz w:val="24"/>
          <w:szCs w:val="24"/>
        </w:rPr>
        <w:t xml:space="preserve">    </w:t>
      </w:r>
      <w:r w:rsidR="009204A1">
        <w:rPr>
          <w:rFonts w:hint="eastAsia"/>
        </w:rPr>
        <w:t>本模块的相关内容分成以下几大块</w:t>
      </w:r>
      <w:r w:rsidR="009204A1">
        <w:rPr>
          <w:rFonts w:hint="eastAsia"/>
        </w:rPr>
        <w:t>:</w:t>
      </w:r>
    </w:p>
    <w:p w:rsidR="009204A1" w:rsidRDefault="009204A1" w:rsidP="009204A1">
      <w:pPr>
        <w:pStyle w:val="ListParagraph"/>
        <w:numPr>
          <w:ilvl w:val="0"/>
          <w:numId w:val="52"/>
        </w:numPr>
        <w:ind w:firstLineChars="0"/>
      </w:pPr>
      <w:r>
        <w:rPr>
          <w:rFonts w:hint="eastAsia"/>
        </w:rPr>
        <w:t>科技成果展示</w:t>
      </w:r>
      <w:r>
        <w:rPr>
          <w:rFonts w:hint="eastAsia"/>
        </w:rPr>
        <w:t>;</w:t>
      </w:r>
    </w:p>
    <w:p w:rsidR="002E4661" w:rsidRDefault="00A50447" w:rsidP="002E4661">
      <w:r>
        <w:rPr>
          <w:rFonts w:hint="eastAsia"/>
        </w:rPr>
        <w:t xml:space="preserve">           </w:t>
      </w:r>
      <w:r>
        <w:rPr>
          <w:rFonts w:hint="eastAsia"/>
        </w:rPr>
        <w:t>成果名称</w:t>
      </w:r>
    </w:p>
    <w:p w:rsidR="00A50447" w:rsidRDefault="00A50447" w:rsidP="009204A1">
      <w:pPr>
        <w:pStyle w:val="ListParagraph"/>
        <w:ind w:left="780"/>
      </w:pPr>
      <w:r>
        <w:rPr>
          <w:rFonts w:hint="eastAsia"/>
        </w:rPr>
        <w:t>成果介绍</w:t>
      </w:r>
    </w:p>
    <w:p w:rsidR="00A50447" w:rsidRDefault="00A50447" w:rsidP="009204A1">
      <w:pPr>
        <w:pStyle w:val="ListParagraph"/>
        <w:ind w:left="780"/>
      </w:pPr>
      <w:r>
        <w:rPr>
          <w:rFonts w:hint="eastAsia"/>
        </w:rPr>
        <w:t>负责单位</w:t>
      </w:r>
    </w:p>
    <w:p w:rsidR="00A50447" w:rsidRDefault="00A50447" w:rsidP="009204A1">
      <w:pPr>
        <w:pStyle w:val="ListParagraph"/>
        <w:ind w:left="780"/>
      </w:pPr>
      <w:r>
        <w:rPr>
          <w:rFonts w:hint="eastAsia"/>
        </w:rPr>
        <w:t>录入人员</w:t>
      </w:r>
    </w:p>
    <w:p w:rsidR="00A50447" w:rsidRDefault="00A50447" w:rsidP="009204A1">
      <w:pPr>
        <w:pStyle w:val="ListParagraph"/>
        <w:ind w:left="780"/>
      </w:pPr>
      <w:r>
        <w:rPr>
          <w:rFonts w:hint="eastAsia"/>
        </w:rPr>
        <w:t>录入时间</w:t>
      </w:r>
    </w:p>
    <w:p w:rsidR="009204A1" w:rsidRDefault="009204A1" w:rsidP="009204A1">
      <w:pPr>
        <w:pStyle w:val="ListParagraph"/>
        <w:numPr>
          <w:ilvl w:val="0"/>
          <w:numId w:val="52"/>
        </w:numPr>
        <w:ind w:firstLineChars="0"/>
      </w:pPr>
      <w:r>
        <w:rPr>
          <w:rFonts w:hint="eastAsia"/>
        </w:rPr>
        <w:t>技术转移成功案例展示</w:t>
      </w:r>
      <w:r>
        <w:rPr>
          <w:rFonts w:hint="eastAsia"/>
        </w:rPr>
        <w:t>;</w:t>
      </w:r>
    </w:p>
    <w:p w:rsidR="002E4661" w:rsidRDefault="00A50447" w:rsidP="002E4661">
      <w:pPr>
        <w:pStyle w:val="ListParagraph"/>
        <w:ind w:left="780" w:firstLineChars="0" w:firstLine="0"/>
      </w:pPr>
      <w:r>
        <w:rPr>
          <w:rFonts w:hint="eastAsia"/>
        </w:rPr>
        <w:t>案例名称</w:t>
      </w:r>
    </w:p>
    <w:p w:rsidR="002E4661" w:rsidRDefault="00A50447" w:rsidP="002E4661">
      <w:pPr>
        <w:pStyle w:val="ListParagraph"/>
        <w:ind w:left="780" w:firstLineChars="0" w:firstLine="0"/>
      </w:pPr>
      <w:r>
        <w:rPr>
          <w:rFonts w:hint="eastAsia"/>
        </w:rPr>
        <w:t>案例介绍</w:t>
      </w:r>
    </w:p>
    <w:p w:rsidR="002E4661" w:rsidRDefault="00A50447" w:rsidP="002E4661">
      <w:pPr>
        <w:pStyle w:val="ListParagraph"/>
        <w:ind w:left="780" w:firstLineChars="0" w:firstLine="0"/>
      </w:pPr>
      <w:r>
        <w:rPr>
          <w:rFonts w:hint="eastAsia"/>
        </w:rPr>
        <w:t>录入人员</w:t>
      </w:r>
    </w:p>
    <w:p w:rsidR="002E4661" w:rsidRDefault="00A50447" w:rsidP="002E4661">
      <w:pPr>
        <w:pStyle w:val="ListParagraph"/>
        <w:ind w:left="780" w:firstLineChars="0" w:firstLine="0"/>
      </w:pPr>
      <w:r>
        <w:rPr>
          <w:rFonts w:hint="eastAsia"/>
        </w:rPr>
        <w:t>录入时间</w:t>
      </w:r>
    </w:p>
    <w:p w:rsidR="009204A1" w:rsidRDefault="009204A1" w:rsidP="009204A1">
      <w:pPr>
        <w:pStyle w:val="ListParagraph"/>
        <w:numPr>
          <w:ilvl w:val="0"/>
          <w:numId w:val="52"/>
        </w:numPr>
        <w:ind w:firstLineChars="0"/>
      </w:pPr>
      <w:r>
        <w:rPr>
          <w:rFonts w:hint="eastAsia"/>
        </w:rPr>
        <w:t>技术转移流程介绍</w:t>
      </w:r>
      <w:r>
        <w:rPr>
          <w:rFonts w:hint="eastAsia"/>
        </w:rPr>
        <w:t>;</w:t>
      </w:r>
    </w:p>
    <w:p w:rsidR="002E4661" w:rsidRDefault="00EE54D6" w:rsidP="002E4661">
      <w:pPr>
        <w:pStyle w:val="ListParagraph"/>
        <w:ind w:left="780" w:firstLineChars="0" w:firstLine="0"/>
      </w:pPr>
      <w:r>
        <w:rPr>
          <w:rFonts w:hint="eastAsia"/>
        </w:rPr>
        <w:t>流程名称</w:t>
      </w:r>
    </w:p>
    <w:p w:rsidR="002E4661" w:rsidRDefault="00EE54D6" w:rsidP="002E4661">
      <w:pPr>
        <w:pStyle w:val="ListParagraph"/>
        <w:ind w:left="780" w:firstLineChars="0" w:firstLine="0"/>
      </w:pPr>
      <w:r>
        <w:rPr>
          <w:rFonts w:hint="eastAsia"/>
        </w:rPr>
        <w:t>流程介绍</w:t>
      </w:r>
    </w:p>
    <w:p w:rsidR="002E4661" w:rsidRDefault="00EE54D6" w:rsidP="002E4661">
      <w:pPr>
        <w:pStyle w:val="ListParagraph"/>
        <w:ind w:left="780" w:firstLineChars="0" w:firstLine="0"/>
      </w:pPr>
      <w:r>
        <w:rPr>
          <w:rFonts w:hint="eastAsia"/>
        </w:rPr>
        <w:t>录入人员</w:t>
      </w:r>
    </w:p>
    <w:p w:rsidR="002E4661" w:rsidRDefault="00EE54D6" w:rsidP="002E4661">
      <w:pPr>
        <w:pStyle w:val="ListParagraph"/>
        <w:ind w:left="780" w:firstLineChars="0" w:firstLine="0"/>
      </w:pPr>
      <w:r>
        <w:rPr>
          <w:rFonts w:hint="eastAsia"/>
        </w:rPr>
        <w:t>录入时间</w:t>
      </w:r>
    </w:p>
    <w:p w:rsidR="009204A1" w:rsidRDefault="009204A1" w:rsidP="009204A1">
      <w:pPr>
        <w:pStyle w:val="ListParagraph"/>
        <w:numPr>
          <w:ilvl w:val="0"/>
          <w:numId w:val="52"/>
        </w:numPr>
        <w:ind w:firstLineChars="0"/>
      </w:pPr>
      <w:r>
        <w:rPr>
          <w:rFonts w:hint="eastAsia"/>
        </w:rPr>
        <w:t>技术转移项目</w:t>
      </w:r>
      <w:r>
        <w:rPr>
          <w:rFonts w:hint="eastAsia"/>
        </w:rPr>
        <w:t>:</w:t>
      </w:r>
    </w:p>
    <w:p w:rsidR="009204A1" w:rsidRDefault="009204A1" w:rsidP="009204A1">
      <w:pPr>
        <w:pStyle w:val="ListParagraph"/>
        <w:ind w:left="780"/>
      </w:pPr>
      <w:r>
        <w:rPr>
          <w:rFonts w:hint="eastAsia"/>
        </w:rPr>
        <w:t>项目名称</w:t>
      </w:r>
    </w:p>
    <w:p w:rsidR="009204A1" w:rsidRDefault="009204A1" w:rsidP="009204A1">
      <w:pPr>
        <w:pStyle w:val="ListParagraph"/>
        <w:ind w:left="780"/>
      </w:pPr>
      <w:r>
        <w:rPr>
          <w:rFonts w:hint="eastAsia"/>
        </w:rPr>
        <w:lastRenderedPageBreak/>
        <w:t>项目描述</w:t>
      </w:r>
    </w:p>
    <w:p w:rsidR="009204A1" w:rsidRDefault="009204A1" w:rsidP="009204A1">
      <w:pPr>
        <w:pStyle w:val="ListParagraph"/>
        <w:ind w:left="780"/>
      </w:pPr>
      <w:r>
        <w:rPr>
          <w:rFonts w:hint="eastAsia"/>
        </w:rPr>
        <w:t>项目类型</w:t>
      </w:r>
    </w:p>
    <w:p w:rsidR="009204A1" w:rsidRDefault="009204A1" w:rsidP="009204A1">
      <w:pPr>
        <w:pStyle w:val="ListParagraph"/>
        <w:ind w:left="780"/>
      </w:pPr>
      <w:r>
        <w:rPr>
          <w:rFonts w:hint="eastAsia"/>
        </w:rPr>
        <w:t>项目状态</w:t>
      </w:r>
    </w:p>
    <w:p w:rsidR="009204A1" w:rsidRDefault="009204A1" w:rsidP="009204A1">
      <w:pPr>
        <w:pStyle w:val="ListParagraph"/>
        <w:ind w:left="780"/>
      </w:pPr>
      <w:r>
        <w:rPr>
          <w:rFonts w:hint="eastAsia"/>
        </w:rPr>
        <w:t>项目开始时间</w:t>
      </w:r>
    </w:p>
    <w:p w:rsidR="009204A1" w:rsidRDefault="009204A1" w:rsidP="009204A1">
      <w:pPr>
        <w:pStyle w:val="ListParagraph"/>
        <w:ind w:left="780"/>
      </w:pPr>
      <w:r>
        <w:rPr>
          <w:rFonts w:hint="eastAsia"/>
        </w:rPr>
        <w:t>项目结束时间</w:t>
      </w:r>
    </w:p>
    <w:p w:rsidR="009204A1" w:rsidRDefault="009204A1" w:rsidP="009204A1">
      <w:pPr>
        <w:pStyle w:val="ListParagraph"/>
        <w:ind w:left="780"/>
      </w:pPr>
      <w:r>
        <w:rPr>
          <w:rFonts w:hint="eastAsia"/>
        </w:rPr>
        <w:t>参与单位</w:t>
      </w:r>
    </w:p>
    <w:p w:rsidR="009204A1" w:rsidRDefault="009204A1" w:rsidP="009204A1">
      <w:pPr>
        <w:pStyle w:val="ListParagraph"/>
        <w:ind w:left="780"/>
      </w:pPr>
      <w:r>
        <w:rPr>
          <w:rFonts w:hint="eastAsia"/>
        </w:rPr>
        <w:t>参与单位负责人</w:t>
      </w:r>
    </w:p>
    <w:p w:rsidR="009204A1" w:rsidRDefault="009204A1" w:rsidP="009204A1">
      <w:pPr>
        <w:pStyle w:val="ListParagraph"/>
        <w:ind w:left="780"/>
      </w:pPr>
      <w:r>
        <w:rPr>
          <w:rFonts w:hint="eastAsia"/>
        </w:rPr>
        <w:t>参与单位联系电话</w:t>
      </w:r>
    </w:p>
    <w:p w:rsidR="009204A1" w:rsidRDefault="009204A1" w:rsidP="009204A1">
      <w:pPr>
        <w:pStyle w:val="ListParagraph"/>
        <w:ind w:left="780"/>
      </w:pPr>
      <w:r>
        <w:rPr>
          <w:rFonts w:hint="eastAsia"/>
        </w:rPr>
        <w:t>参与单位联系</w:t>
      </w:r>
      <w:r>
        <w:rPr>
          <w:rFonts w:hint="eastAsia"/>
        </w:rPr>
        <w:t>email</w:t>
      </w:r>
    </w:p>
    <w:p w:rsidR="009204A1" w:rsidRDefault="009204A1" w:rsidP="009204A1">
      <w:pPr>
        <w:pStyle w:val="ListParagraph"/>
        <w:ind w:left="780"/>
      </w:pPr>
      <w:r>
        <w:rPr>
          <w:rFonts w:hint="eastAsia"/>
        </w:rPr>
        <w:t>校方参与部门</w:t>
      </w:r>
    </w:p>
    <w:p w:rsidR="009204A1" w:rsidRDefault="009204A1" w:rsidP="009204A1">
      <w:pPr>
        <w:pStyle w:val="ListParagraph"/>
        <w:ind w:left="780"/>
      </w:pPr>
      <w:r>
        <w:rPr>
          <w:rFonts w:hint="eastAsia"/>
        </w:rPr>
        <w:t>部门负责人</w:t>
      </w:r>
    </w:p>
    <w:p w:rsidR="009204A1" w:rsidRDefault="009204A1" w:rsidP="009204A1">
      <w:pPr>
        <w:pStyle w:val="ListParagraph"/>
        <w:ind w:left="780"/>
      </w:pPr>
      <w:r>
        <w:rPr>
          <w:rFonts w:hint="eastAsia"/>
        </w:rPr>
        <w:t>部门联系电话</w:t>
      </w:r>
    </w:p>
    <w:p w:rsidR="009204A1" w:rsidRDefault="009204A1" w:rsidP="009204A1">
      <w:pPr>
        <w:pStyle w:val="ListParagraph"/>
        <w:ind w:left="780"/>
      </w:pPr>
      <w:r>
        <w:rPr>
          <w:rFonts w:hint="eastAsia"/>
        </w:rPr>
        <w:t>部门联系</w:t>
      </w:r>
      <w:r>
        <w:rPr>
          <w:rFonts w:hint="eastAsia"/>
        </w:rPr>
        <w:t>email</w:t>
      </w:r>
    </w:p>
    <w:p w:rsidR="009204A1" w:rsidRDefault="009204A1" w:rsidP="00FE555F">
      <w:pPr>
        <w:widowControl/>
        <w:spacing w:line="360" w:lineRule="auto"/>
        <w:jc w:val="left"/>
        <w:rPr>
          <w:rFonts w:asciiTheme="majorEastAsia" w:eastAsiaTheme="majorEastAsia" w:hAnsiTheme="majorEastAsia"/>
          <w:sz w:val="24"/>
          <w:szCs w:val="24"/>
        </w:rPr>
      </w:pPr>
    </w:p>
    <w:p w:rsidR="00FE555F" w:rsidRPr="00FE555F" w:rsidRDefault="009204A1"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CB18CF">
        <w:rPr>
          <w:rFonts w:asciiTheme="majorEastAsia" w:eastAsiaTheme="majorEastAsia" w:hAnsiTheme="majorEastAsia" w:hint="eastAsia"/>
          <w:sz w:val="24"/>
          <w:szCs w:val="24"/>
        </w:rPr>
        <w:t>功能1:</w:t>
      </w:r>
      <w:r w:rsidR="00FE555F" w:rsidRPr="00FE555F">
        <w:rPr>
          <w:rFonts w:asciiTheme="majorEastAsia" w:eastAsiaTheme="majorEastAsia" w:hAnsiTheme="majorEastAsia" w:hint="eastAsia"/>
          <w:sz w:val="24"/>
          <w:szCs w:val="24"/>
        </w:rPr>
        <w:t>管理科技成果信息，</w:t>
      </w:r>
      <w:r w:rsidR="00F4094F">
        <w:rPr>
          <w:rFonts w:asciiTheme="majorEastAsia" w:eastAsiaTheme="majorEastAsia" w:hAnsiTheme="majorEastAsia" w:hint="eastAsia"/>
          <w:sz w:val="24"/>
          <w:szCs w:val="24"/>
        </w:rPr>
        <w:t>提供</w:t>
      </w:r>
      <w:r w:rsidR="00FE555F" w:rsidRPr="00FE555F">
        <w:rPr>
          <w:rFonts w:asciiTheme="majorEastAsia" w:eastAsiaTheme="majorEastAsia" w:hAnsiTheme="majorEastAsia" w:hint="eastAsia"/>
          <w:sz w:val="24"/>
          <w:szCs w:val="24"/>
        </w:rPr>
        <w:t>增删改等操作.</w:t>
      </w:r>
    </w:p>
    <w:p w:rsidR="00FE555F" w:rsidRDefault="00CB18CF" w:rsidP="0029591A">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功能</w:t>
      </w:r>
      <w:r w:rsidR="00EF2776">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w:t>
      </w:r>
      <w:r w:rsidR="00FE555F" w:rsidRPr="00FE555F">
        <w:rPr>
          <w:rFonts w:asciiTheme="majorEastAsia" w:eastAsiaTheme="majorEastAsia" w:hAnsiTheme="majorEastAsia" w:hint="eastAsia"/>
          <w:sz w:val="24"/>
          <w:szCs w:val="24"/>
        </w:rPr>
        <w:t>管理技术转移成功案例及流程介绍信息，</w:t>
      </w:r>
      <w:r w:rsidR="00F4094F">
        <w:rPr>
          <w:rFonts w:asciiTheme="majorEastAsia" w:eastAsiaTheme="majorEastAsia" w:hAnsiTheme="majorEastAsia" w:hint="eastAsia"/>
          <w:sz w:val="24"/>
          <w:szCs w:val="24"/>
        </w:rPr>
        <w:t>提供</w:t>
      </w:r>
      <w:r w:rsidR="00FE555F" w:rsidRPr="00FE555F">
        <w:rPr>
          <w:rFonts w:asciiTheme="majorEastAsia" w:eastAsiaTheme="majorEastAsia" w:hAnsiTheme="majorEastAsia" w:hint="eastAsia"/>
          <w:sz w:val="24"/>
          <w:szCs w:val="24"/>
        </w:rPr>
        <w:t>增删改等操作.</w:t>
      </w:r>
    </w:p>
    <w:p w:rsidR="0029591A" w:rsidRPr="00FE555F" w:rsidRDefault="00CB18CF" w:rsidP="0029591A">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功能</w:t>
      </w:r>
      <w:r w:rsidR="00EF2776">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w:t>
      </w:r>
      <w:r w:rsidR="00F4094F">
        <w:rPr>
          <w:rFonts w:asciiTheme="majorEastAsia" w:eastAsiaTheme="majorEastAsia" w:hAnsiTheme="majorEastAsia" w:hint="eastAsia"/>
          <w:sz w:val="24"/>
          <w:szCs w:val="24"/>
        </w:rPr>
        <w:t>管理</w:t>
      </w:r>
      <w:r w:rsidR="0029591A" w:rsidRPr="008A77BC">
        <w:rPr>
          <w:rFonts w:asciiTheme="majorEastAsia" w:eastAsiaTheme="majorEastAsia" w:hAnsiTheme="majorEastAsia" w:hint="eastAsia"/>
          <w:sz w:val="24"/>
          <w:szCs w:val="24"/>
        </w:rPr>
        <w:t>高校在生产制造、信息工程、生命科学、能源环境等领域的科技成果的技术转移案例分享</w:t>
      </w:r>
      <w:r w:rsidR="00F4094F">
        <w:rPr>
          <w:rFonts w:asciiTheme="majorEastAsia" w:eastAsiaTheme="majorEastAsia" w:hAnsiTheme="majorEastAsia" w:hint="eastAsia"/>
          <w:sz w:val="24"/>
          <w:szCs w:val="24"/>
        </w:rPr>
        <w:t>，提供</w:t>
      </w:r>
      <w:r w:rsidR="00F4094F" w:rsidRPr="00FE555F">
        <w:rPr>
          <w:rFonts w:asciiTheme="majorEastAsia" w:eastAsiaTheme="majorEastAsia" w:hAnsiTheme="majorEastAsia" w:hint="eastAsia"/>
          <w:sz w:val="24"/>
          <w:szCs w:val="24"/>
        </w:rPr>
        <w:t>增删改等操作</w:t>
      </w:r>
      <w:r w:rsidR="00F4094F">
        <w:rPr>
          <w:rFonts w:asciiTheme="majorEastAsia" w:eastAsiaTheme="majorEastAsia" w:hAnsiTheme="majorEastAsia" w:hint="eastAsia"/>
          <w:sz w:val="24"/>
          <w:szCs w:val="24"/>
        </w:rPr>
        <w:t>.</w:t>
      </w:r>
    </w:p>
    <w:p w:rsidR="00FE555F" w:rsidRDefault="00CB18CF" w:rsidP="00AE6CC6">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功能</w:t>
      </w:r>
      <w:r w:rsidR="00EF2776">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w:t>
      </w:r>
      <w:r w:rsidR="00FE555F" w:rsidRPr="00FE555F">
        <w:rPr>
          <w:rFonts w:asciiTheme="majorEastAsia" w:eastAsiaTheme="majorEastAsia" w:hAnsiTheme="majorEastAsia" w:hint="eastAsia"/>
          <w:sz w:val="24"/>
          <w:szCs w:val="24"/>
        </w:rPr>
        <w:t>管理技术转移项目，增删改等操作.(包括项目状态更新)</w:t>
      </w:r>
    </w:p>
    <w:p w:rsidR="00F4094F" w:rsidRDefault="00F4094F" w:rsidP="00AE6CC6">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38750" cy="5895975"/>
            <wp:effectExtent l="19050" t="0" r="0" b="0"/>
            <wp:docPr id="4" name="Picture 3" descr="技术转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转移流程图.jpg"/>
                    <pic:cNvPicPr/>
                  </pic:nvPicPr>
                  <pic:blipFill>
                    <a:blip r:embed="rId23" cstate="print"/>
                    <a:stretch>
                      <a:fillRect/>
                    </a:stretch>
                  </pic:blipFill>
                  <pic:spPr>
                    <a:xfrm>
                      <a:off x="0" y="0"/>
                      <a:ext cx="5238750" cy="5895975"/>
                    </a:xfrm>
                    <a:prstGeom prst="rect">
                      <a:avLst/>
                    </a:prstGeom>
                  </pic:spPr>
                </pic:pic>
              </a:graphicData>
            </a:graphic>
          </wp:inline>
        </w:drawing>
      </w:r>
    </w:p>
    <w:p w:rsidR="00321DF5" w:rsidRDefault="00321DF5" w:rsidP="00C15EAC">
      <w:pPr>
        <w:widowControl/>
        <w:spacing w:line="360" w:lineRule="auto"/>
        <w:jc w:val="left"/>
        <w:rPr>
          <w:rFonts w:asciiTheme="majorEastAsia" w:eastAsiaTheme="majorEastAsia" w:hAnsiTheme="majorEastAsia" w:cs="Arial"/>
          <w:b/>
          <w:color w:val="FF0000"/>
          <w:kern w:val="0"/>
          <w:sz w:val="24"/>
          <w:szCs w:val="24"/>
        </w:rPr>
      </w:pPr>
      <w:bookmarkStart w:id="71" w:name="_Toc23441"/>
    </w:p>
    <w:p w:rsidR="00301D92" w:rsidRDefault="00301D92" w:rsidP="00C15EAC">
      <w:pPr>
        <w:widowControl/>
        <w:spacing w:line="360" w:lineRule="auto"/>
        <w:jc w:val="left"/>
        <w:rPr>
          <w:rFonts w:asciiTheme="majorEastAsia" w:eastAsiaTheme="majorEastAsia" w:hAnsiTheme="majorEastAsia" w:cs="Arial"/>
          <w:b/>
          <w:color w:val="FF0000"/>
          <w:kern w:val="0"/>
          <w:sz w:val="24"/>
          <w:szCs w:val="24"/>
        </w:rPr>
      </w:pPr>
    </w:p>
    <w:p w:rsidR="00301D92" w:rsidRDefault="00301D92" w:rsidP="00C15EAC">
      <w:pPr>
        <w:widowControl/>
        <w:spacing w:line="360" w:lineRule="auto"/>
        <w:jc w:val="left"/>
        <w:rPr>
          <w:rFonts w:asciiTheme="majorEastAsia" w:eastAsiaTheme="majorEastAsia" w:hAnsiTheme="majorEastAsia" w:cs="Arial"/>
          <w:b/>
          <w:color w:val="FF0000"/>
          <w:kern w:val="0"/>
          <w:sz w:val="24"/>
          <w:szCs w:val="24"/>
        </w:rPr>
      </w:pPr>
    </w:p>
    <w:p w:rsidR="00F4094F" w:rsidRDefault="00F4094F">
      <w:pPr>
        <w:widowControl/>
        <w:jc w:val="left"/>
        <w:rPr>
          <w:rFonts w:asciiTheme="majorEastAsia" w:eastAsiaTheme="majorEastAsia" w:hAnsiTheme="majorEastAsia" w:cstheme="majorBidi"/>
          <w:b/>
          <w:bCs/>
          <w:sz w:val="44"/>
          <w:szCs w:val="44"/>
        </w:rPr>
      </w:pPr>
      <w:r>
        <w:rPr>
          <w:rFonts w:asciiTheme="majorEastAsia" w:eastAsiaTheme="majorEastAsia" w:hAnsiTheme="majorEastAsia"/>
          <w:sz w:val="44"/>
          <w:szCs w:val="44"/>
        </w:rPr>
        <w:br w:type="page"/>
      </w:r>
    </w:p>
    <w:p w:rsidR="00321DF5" w:rsidRDefault="00A7114E" w:rsidP="00321DF5">
      <w:pPr>
        <w:pStyle w:val="Title"/>
        <w:spacing w:before="0" w:after="0" w:line="360" w:lineRule="auto"/>
        <w:jc w:val="left"/>
        <w:rPr>
          <w:rFonts w:asciiTheme="majorEastAsia" w:eastAsiaTheme="majorEastAsia" w:hAnsiTheme="majorEastAsia"/>
          <w:sz w:val="44"/>
          <w:szCs w:val="44"/>
        </w:rPr>
      </w:pPr>
      <w:bookmarkStart w:id="72" w:name="_Toc363680120"/>
      <w:r>
        <w:rPr>
          <w:rFonts w:asciiTheme="majorEastAsia" w:eastAsiaTheme="majorEastAsia" w:hAnsiTheme="majorEastAsia" w:hint="eastAsia"/>
          <w:sz w:val="44"/>
          <w:szCs w:val="44"/>
        </w:rPr>
        <w:lastRenderedPageBreak/>
        <w:t>六</w:t>
      </w:r>
      <w:r w:rsidR="00321DF5">
        <w:rPr>
          <w:rFonts w:asciiTheme="majorEastAsia" w:eastAsiaTheme="majorEastAsia" w:hAnsiTheme="majorEastAsia" w:hint="eastAsia"/>
          <w:sz w:val="44"/>
          <w:szCs w:val="44"/>
        </w:rPr>
        <w:t>.产品的非功能性需求</w:t>
      </w:r>
      <w:bookmarkEnd w:id="72"/>
    </w:p>
    <w:p w:rsidR="00DF6494" w:rsidRPr="003B2E8F" w:rsidRDefault="00DF6494" w:rsidP="00A7114E">
      <w:pPr>
        <w:pStyle w:val="Heading2"/>
        <w:numPr>
          <w:ilvl w:val="1"/>
          <w:numId w:val="43"/>
        </w:numPr>
        <w:spacing w:line="360" w:lineRule="auto"/>
      </w:pPr>
      <w:bookmarkStart w:id="73" w:name="_Toc358546268"/>
      <w:bookmarkStart w:id="74" w:name="_Toc363680121"/>
      <w:bookmarkEnd w:id="71"/>
      <w:r>
        <w:rPr>
          <w:rFonts w:hint="eastAsia"/>
        </w:rPr>
        <w:t>设计原则</w:t>
      </w:r>
      <w:bookmarkEnd w:id="73"/>
      <w:bookmarkEnd w:id="74"/>
    </w:p>
    <w:p w:rsidR="00DF6494" w:rsidRPr="008A77BC" w:rsidRDefault="00611101" w:rsidP="00DF6494">
      <w:pPr>
        <w:spacing w:line="360" w:lineRule="auto"/>
        <w:rPr>
          <w:sz w:val="24"/>
          <w:szCs w:val="24"/>
        </w:rPr>
      </w:pPr>
      <w:r>
        <w:rPr>
          <w:rFonts w:hint="eastAsia"/>
          <w:sz w:val="24"/>
          <w:szCs w:val="24"/>
        </w:rPr>
        <w:t>本系统将</w:t>
      </w:r>
      <w:r w:rsidR="00DF6494" w:rsidRPr="008A77BC">
        <w:rPr>
          <w:sz w:val="24"/>
          <w:szCs w:val="24"/>
        </w:rPr>
        <w:t>遵循以下</w:t>
      </w:r>
      <w:r w:rsidR="00A7114E">
        <w:rPr>
          <w:rFonts w:hint="eastAsia"/>
          <w:sz w:val="24"/>
          <w:szCs w:val="24"/>
        </w:rPr>
        <w:t>三</w:t>
      </w:r>
      <w:r w:rsidR="00DF6494" w:rsidRPr="008A77BC">
        <w:rPr>
          <w:rFonts w:hint="eastAsia"/>
          <w:sz w:val="24"/>
          <w:szCs w:val="24"/>
        </w:rPr>
        <w:t>项原则进行</w:t>
      </w:r>
      <w:r w:rsidR="00DF6494" w:rsidRPr="008A77BC">
        <w:rPr>
          <w:sz w:val="24"/>
          <w:szCs w:val="24"/>
        </w:rPr>
        <w:t>设计</w:t>
      </w:r>
      <w:r w:rsidR="00DF6494" w:rsidRPr="008A77BC">
        <w:rPr>
          <w:rFonts w:hint="eastAsia"/>
          <w:sz w:val="24"/>
          <w:szCs w:val="24"/>
        </w:rPr>
        <w:t>：</w:t>
      </w:r>
    </w:p>
    <w:p w:rsidR="00DF6494" w:rsidRPr="00A7114E" w:rsidRDefault="00A7114E" w:rsidP="00A7114E">
      <w:pPr>
        <w:spacing w:line="360" w:lineRule="auto"/>
        <w:rPr>
          <w:sz w:val="24"/>
          <w:szCs w:val="24"/>
        </w:rPr>
      </w:pPr>
      <w:r>
        <w:rPr>
          <w:sz w:val="24"/>
          <w:szCs w:val="24"/>
        </w:rPr>
        <w:t>1.</w:t>
      </w:r>
      <w:r w:rsidR="00DF6494" w:rsidRPr="00A7114E">
        <w:rPr>
          <w:sz w:val="24"/>
          <w:szCs w:val="24"/>
        </w:rPr>
        <w:t>安全保密性</w:t>
      </w:r>
      <w:r w:rsidR="00DF6494" w:rsidRPr="00A7114E">
        <w:rPr>
          <w:rFonts w:hint="eastAsia"/>
          <w:sz w:val="24"/>
          <w:szCs w:val="24"/>
        </w:rPr>
        <w:t>原则</w:t>
      </w:r>
    </w:p>
    <w:p w:rsidR="00DF6494" w:rsidRPr="008A77BC" w:rsidRDefault="00DF6494" w:rsidP="00DF6494">
      <w:pPr>
        <w:spacing w:line="360" w:lineRule="auto"/>
        <w:ind w:firstLine="420"/>
        <w:rPr>
          <w:sz w:val="24"/>
          <w:szCs w:val="24"/>
        </w:rPr>
      </w:pPr>
      <w:r w:rsidRPr="008A77BC">
        <w:rPr>
          <w:rFonts w:hint="eastAsia"/>
          <w:sz w:val="24"/>
          <w:szCs w:val="24"/>
        </w:rPr>
        <w:t>项目</w:t>
      </w:r>
      <w:r w:rsidRPr="008A77BC">
        <w:rPr>
          <w:sz w:val="24"/>
          <w:szCs w:val="24"/>
        </w:rPr>
        <w:t>的设计需要</w:t>
      </w:r>
      <w:r w:rsidRPr="008A77BC">
        <w:rPr>
          <w:rFonts w:hint="eastAsia"/>
          <w:sz w:val="24"/>
          <w:szCs w:val="24"/>
        </w:rPr>
        <w:t>具备统一完善的多级安全机制设置，符合国家安全及保密部门要求，严谨的用户权限管理解决方案，拒绝非法用户和合法用户越权操作，避免系统数据遭到破坏，防止系统数据被窃取和篡改，对于关键信息使用加密传输，传输的数据文件提供不可抵赖性确认。</w:t>
      </w:r>
    </w:p>
    <w:p w:rsidR="00DF6494" w:rsidRPr="008A77BC" w:rsidRDefault="00DF6494" w:rsidP="00DF6494">
      <w:pPr>
        <w:spacing w:line="360" w:lineRule="auto"/>
        <w:ind w:firstLine="420"/>
        <w:rPr>
          <w:sz w:val="24"/>
          <w:szCs w:val="24"/>
        </w:rPr>
      </w:pPr>
      <w:r w:rsidRPr="008A77BC">
        <w:rPr>
          <w:rFonts w:hint="eastAsia"/>
          <w:sz w:val="24"/>
          <w:szCs w:val="24"/>
        </w:rPr>
        <w:t>系统建设需要充分的考虑到信息的保密性和安全性，尤其在数据库设计与后期运行中采用安全有效的方式，实行深度防护：多模块操作，利用分散的防护策略来管理风险；失败安全保护：在系统运行失败时有相应的措施保障软件安全。</w:t>
      </w:r>
    </w:p>
    <w:p w:rsidR="00DF6494" w:rsidRPr="008A77BC" w:rsidRDefault="00DF6494" w:rsidP="00DF6494">
      <w:pPr>
        <w:spacing w:line="360" w:lineRule="auto"/>
        <w:ind w:firstLine="420"/>
        <w:rPr>
          <w:sz w:val="24"/>
          <w:szCs w:val="24"/>
        </w:rPr>
      </w:pPr>
      <w:r w:rsidRPr="008A77BC">
        <w:rPr>
          <w:rFonts w:hint="eastAsia"/>
          <w:sz w:val="24"/>
          <w:szCs w:val="24"/>
        </w:rPr>
        <w:t>让平台更加的安全，其实主要要做的事情就是让运行在平台上的程序更加严密</w:t>
      </w:r>
      <w:r w:rsidRPr="008A77BC">
        <w:rPr>
          <w:sz w:val="24"/>
          <w:szCs w:val="24"/>
        </w:rPr>
        <w:t>地</w:t>
      </w:r>
      <w:r w:rsidRPr="008A77BC">
        <w:rPr>
          <w:rFonts w:hint="eastAsia"/>
          <w:sz w:val="24"/>
          <w:szCs w:val="24"/>
        </w:rPr>
        <w:t>防止被恶意用户攻击和破坏，让运行在平台上的程序和产生的数据防止被恶意用户盗取和使用。我们可以参见如下图示：</w:t>
      </w:r>
    </w:p>
    <w:p w:rsidR="00DF6494" w:rsidRPr="00A4445C" w:rsidRDefault="00DF6494" w:rsidP="00DF6494">
      <w:pPr>
        <w:spacing w:line="360" w:lineRule="auto"/>
        <w:ind w:firstLine="420"/>
        <w:jc w:val="center"/>
        <w:rPr>
          <w:szCs w:val="21"/>
        </w:rPr>
      </w:pPr>
      <w:r w:rsidRPr="00A4445C">
        <w:rPr>
          <w:szCs w:val="21"/>
        </w:rPr>
        <w:object w:dxaOrig="5157" w:dyaOrig="4590">
          <v:shape id="_x0000_i1026" type="#_x0000_t75" style="width:237.75pt;height:213pt" o:ole="">
            <v:imagedata r:id="rId30" o:title=""/>
          </v:shape>
          <o:OLEObject Type="Embed" ProgID="Visio.Drawing.11" ShapeID="_x0000_i1026" DrawAspect="Content" ObjectID="_1439187834" r:id="rId31"/>
        </w:object>
      </w:r>
    </w:p>
    <w:p w:rsidR="00DF6494" w:rsidRPr="008A77BC" w:rsidRDefault="00DF6494" w:rsidP="00DF6494">
      <w:pPr>
        <w:spacing w:line="360" w:lineRule="auto"/>
        <w:ind w:firstLine="420"/>
        <w:rPr>
          <w:sz w:val="24"/>
          <w:szCs w:val="24"/>
        </w:rPr>
      </w:pPr>
      <w:r w:rsidRPr="008A77BC">
        <w:rPr>
          <w:rFonts w:hint="eastAsia"/>
          <w:sz w:val="24"/>
          <w:szCs w:val="24"/>
        </w:rPr>
        <w:t>要让安全做的更加地有效，我们从以下三个方面考虑：</w:t>
      </w:r>
      <w:r w:rsidRPr="008A77BC">
        <w:rPr>
          <w:rFonts w:hint="eastAsia"/>
          <w:sz w:val="24"/>
          <w:szCs w:val="24"/>
        </w:rPr>
        <w:t xml:space="preserve"> </w:t>
      </w:r>
    </w:p>
    <w:p w:rsidR="00DF6494" w:rsidRPr="008A77BC" w:rsidRDefault="00A7114E" w:rsidP="00DF6494">
      <w:pPr>
        <w:spacing w:line="360" w:lineRule="auto"/>
        <w:ind w:firstLine="420"/>
        <w:rPr>
          <w:sz w:val="24"/>
          <w:szCs w:val="24"/>
        </w:rPr>
      </w:pPr>
      <w:r>
        <w:rPr>
          <w:sz w:val="24"/>
          <w:szCs w:val="24"/>
        </w:rPr>
        <w:t>a.</w:t>
      </w:r>
      <w:r w:rsidR="00DF6494" w:rsidRPr="008A77BC">
        <w:rPr>
          <w:rFonts w:hint="eastAsia"/>
          <w:sz w:val="24"/>
          <w:szCs w:val="24"/>
        </w:rPr>
        <w:t>服务器访问安全控制</w:t>
      </w:r>
    </w:p>
    <w:p w:rsidR="00DF6494" w:rsidRPr="008A77BC" w:rsidRDefault="00DF6494" w:rsidP="00DF6494">
      <w:pPr>
        <w:spacing w:line="360" w:lineRule="auto"/>
        <w:ind w:firstLine="420"/>
        <w:rPr>
          <w:sz w:val="24"/>
          <w:szCs w:val="24"/>
        </w:rPr>
      </w:pPr>
      <w:r w:rsidRPr="008A77BC">
        <w:rPr>
          <w:rFonts w:hint="eastAsia"/>
          <w:sz w:val="24"/>
          <w:szCs w:val="24"/>
        </w:rPr>
        <w:t>建立严格的授权体系，只有经过认证的用户才能够通过相应的协议（例如</w:t>
      </w:r>
      <w:r w:rsidRPr="008A77BC">
        <w:rPr>
          <w:rFonts w:hint="eastAsia"/>
          <w:sz w:val="24"/>
          <w:szCs w:val="24"/>
        </w:rPr>
        <w:t>SSH</w:t>
      </w:r>
      <w:r w:rsidRPr="008A77BC">
        <w:rPr>
          <w:rFonts w:hint="eastAsia"/>
          <w:sz w:val="24"/>
          <w:szCs w:val="24"/>
        </w:rPr>
        <w:t>、</w:t>
      </w:r>
      <w:r w:rsidRPr="008A77BC">
        <w:rPr>
          <w:rFonts w:hint="eastAsia"/>
          <w:sz w:val="24"/>
          <w:szCs w:val="24"/>
        </w:rPr>
        <w:t>HTTP</w:t>
      </w:r>
      <w:r w:rsidRPr="008A77BC">
        <w:rPr>
          <w:rFonts w:hint="eastAsia"/>
          <w:sz w:val="24"/>
          <w:szCs w:val="24"/>
        </w:rPr>
        <w:t>）访问系统；系统间进行隔离，必须具备一定的防病毒能力。</w:t>
      </w:r>
    </w:p>
    <w:p w:rsidR="00DF6494" w:rsidRPr="008A77BC" w:rsidRDefault="00A7114E" w:rsidP="00DF6494">
      <w:pPr>
        <w:spacing w:line="360" w:lineRule="auto"/>
        <w:ind w:firstLine="420"/>
        <w:rPr>
          <w:sz w:val="24"/>
          <w:szCs w:val="24"/>
        </w:rPr>
      </w:pPr>
      <w:r>
        <w:rPr>
          <w:sz w:val="24"/>
          <w:szCs w:val="24"/>
        </w:rPr>
        <w:lastRenderedPageBreak/>
        <w:t>b.</w:t>
      </w:r>
      <w:r w:rsidR="00DF6494" w:rsidRPr="008A77BC">
        <w:rPr>
          <w:rFonts w:hint="eastAsia"/>
          <w:sz w:val="24"/>
          <w:szCs w:val="24"/>
        </w:rPr>
        <w:t>数据库访问安全和机密隐私数据的访问安全控制</w:t>
      </w:r>
      <w:r w:rsidR="00DF6494" w:rsidRPr="008A77BC">
        <w:rPr>
          <w:rFonts w:hint="eastAsia"/>
          <w:sz w:val="24"/>
          <w:szCs w:val="24"/>
        </w:rPr>
        <w:t xml:space="preserve"> </w:t>
      </w:r>
    </w:p>
    <w:p w:rsidR="00DF6494" w:rsidRPr="008A77BC" w:rsidRDefault="00DF6494" w:rsidP="00DF6494">
      <w:pPr>
        <w:spacing w:line="360" w:lineRule="auto"/>
        <w:ind w:firstLine="420"/>
        <w:rPr>
          <w:sz w:val="24"/>
          <w:szCs w:val="24"/>
        </w:rPr>
      </w:pPr>
      <w:r w:rsidRPr="008A77BC">
        <w:rPr>
          <w:rFonts w:hint="eastAsia"/>
          <w:sz w:val="24"/>
          <w:szCs w:val="24"/>
        </w:rPr>
        <w:t>通过隐藏数据存储路径、及时的数据备份、对数据使用进行审计以及充分利用数据库系统提供的安全机制来实现。</w:t>
      </w:r>
    </w:p>
    <w:p w:rsidR="00DF6494" w:rsidRPr="008A77BC" w:rsidRDefault="00A7114E" w:rsidP="00DF6494">
      <w:pPr>
        <w:spacing w:line="360" w:lineRule="auto"/>
        <w:ind w:firstLine="420"/>
        <w:rPr>
          <w:sz w:val="24"/>
          <w:szCs w:val="24"/>
        </w:rPr>
      </w:pPr>
      <w:r>
        <w:rPr>
          <w:sz w:val="24"/>
          <w:szCs w:val="24"/>
        </w:rPr>
        <w:t>c.</w:t>
      </w:r>
      <w:r w:rsidR="00DF6494" w:rsidRPr="008A77BC">
        <w:rPr>
          <w:rFonts w:hint="eastAsia"/>
          <w:sz w:val="24"/>
          <w:szCs w:val="24"/>
        </w:rPr>
        <w:t>程序访问安全控制</w:t>
      </w:r>
    </w:p>
    <w:p w:rsidR="00DF6494" w:rsidRPr="008A77BC" w:rsidRDefault="00DF6494" w:rsidP="00DF6494">
      <w:pPr>
        <w:spacing w:line="360" w:lineRule="auto"/>
        <w:ind w:firstLine="420"/>
        <w:rPr>
          <w:sz w:val="24"/>
          <w:szCs w:val="24"/>
        </w:rPr>
      </w:pPr>
      <w:r w:rsidRPr="008A77BC">
        <w:rPr>
          <w:rFonts w:hint="eastAsia"/>
          <w:sz w:val="24"/>
          <w:szCs w:val="24"/>
        </w:rPr>
        <w:t>制订安全的开发规范，应用</w:t>
      </w:r>
      <w:r w:rsidRPr="008A77BC">
        <w:rPr>
          <w:rFonts w:hint="eastAsia"/>
          <w:sz w:val="24"/>
          <w:szCs w:val="24"/>
        </w:rPr>
        <w:t>SSL</w:t>
      </w:r>
      <w:r w:rsidRPr="008A77BC">
        <w:rPr>
          <w:rFonts w:hint="eastAsia"/>
          <w:sz w:val="24"/>
          <w:szCs w:val="24"/>
        </w:rPr>
        <w:t>，</w:t>
      </w:r>
      <w:r w:rsidRPr="008A77BC">
        <w:rPr>
          <w:rFonts w:hint="eastAsia"/>
          <w:sz w:val="24"/>
          <w:szCs w:val="24"/>
        </w:rPr>
        <w:t xml:space="preserve">HTTPS </w:t>
      </w:r>
      <w:r w:rsidRPr="008A77BC">
        <w:rPr>
          <w:rFonts w:hint="eastAsia"/>
          <w:sz w:val="24"/>
          <w:szCs w:val="24"/>
        </w:rPr>
        <w:t>等安全访问协议，及时更新漏洞补丁。</w:t>
      </w:r>
    </w:p>
    <w:p w:rsidR="00DF6494" w:rsidRPr="008A77BC" w:rsidRDefault="00A7114E" w:rsidP="00A7114E">
      <w:pPr>
        <w:spacing w:line="360" w:lineRule="auto"/>
        <w:rPr>
          <w:sz w:val="24"/>
          <w:szCs w:val="24"/>
        </w:rPr>
      </w:pPr>
      <w:r>
        <w:rPr>
          <w:sz w:val="24"/>
          <w:szCs w:val="24"/>
        </w:rPr>
        <w:t>2.</w:t>
      </w:r>
      <w:r w:rsidR="00DF6494" w:rsidRPr="008A77BC">
        <w:rPr>
          <w:rFonts w:hint="eastAsia"/>
          <w:sz w:val="24"/>
          <w:szCs w:val="24"/>
        </w:rPr>
        <w:t>易用性原则</w:t>
      </w:r>
    </w:p>
    <w:p w:rsidR="00DF6494" w:rsidRPr="008A77BC" w:rsidRDefault="00DF6494" w:rsidP="00DF6494">
      <w:pPr>
        <w:spacing w:line="360" w:lineRule="auto"/>
        <w:ind w:firstLine="420"/>
        <w:rPr>
          <w:sz w:val="24"/>
          <w:szCs w:val="24"/>
        </w:rPr>
      </w:pPr>
      <w:r w:rsidRPr="008A77BC">
        <w:rPr>
          <w:rFonts w:hint="eastAsia"/>
          <w:sz w:val="24"/>
          <w:szCs w:val="24"/>
        </w:rPr>
        <w:t>我们</w:t>
      </w:r>
      <w:r w:rsidRPr="008A77BC">
        <w:rPr>
          <w:sz w:val="24"/>
          <w:szCs w:val="24"/>
        </w:rPr>
        <w:t>满足</w:t>
      </w:r>
      <w:r w:rsidRPr="008A77BC">
        <w:rPr>
          <w:rFonts w:hint="eastAsia"/>
          <w:sz w:val="24"/>
          <w:szCs w:val="24"/>
        </w:rPr>
        <w:t>一般用户网站的访问习惯和要求，提供灵活易用人性化的页面布局，友好的人机交互界面。</w:t>
      </w:r>
    </w:p>
    <w:p w:rsidR="00DF6494" w:rsidRPr="008A77BC" w:rsidRDefault="00DF6494" w:rsidP="00DF6494">
      <w:pPr>
        <w:spacing w:line="360" w:lineRule="auto"/>
        <w:ind w:firstLine="420"/>
        <w:rPr>
          <w:sz w:val="24"/>
          <w:szCs w:val="24"/>
        </w:rPr>
      </w:pPr>
      <w:r w:rsidRPr="008A77BC">
        <w:rPr>
          <w:rFonts w:hint="eastAsia"/>
          <w:sz w:val="24"/>
          <w:szCs w:val="24"/>
        </w:rPr>
        <w:t>平台的易用性主要体现在以下三个方面：</w:t>
      </w:r>
    </w:p>
    <w:p w:rsidR="00DF6494" w:rsidRPr="008A77BC" w:rsidRDefault="00DF6494" w:rsidP="00DF6494">
      <w:pPr>
        <w:numPr>
          <w:ilvl w:val="0"/>
          <w:numId w:val="2"/>
        </w:numPr>
        <w:spacing w:line="360" w:lineRule="auto"/>
        <w:rPr>
          <w:sz w:val="24"/>
          <w:szCs w:val="24"/>
        </w:rPr>
      </w:pPr>
      <w:r w:rsidRPr="008A77BC">
        <w:rPr>
          <w:rFonts w:hint="eastAsia"/>
          <w:sz w:val="24"/>
          <w:szCs w:val="24"/>
        </w:rPr>
        <w:t>平台采用</w:t>
      </w:r>
      <w:r w:rsidRPr="008A77BC">
        <w:rPr>
          <w:sz w:val="24"/>
          <w:szCs w:val="24"/>
        </w:rPr>
        <w:t>B/S</w:t>
      </w:r>
      <w:r w:rsidRPr="008A77BC">
        <w:rPr>
          <w:rFonts w:hint="eastAsia"/>
          <w:sz w:val="24"/>
          <w:szCs w:val="24"/>
        </w:rPr>
        <w:t>方式，操作简便、界面友好，只要略懂电脑基本操作即会操作使用；</w:t>
      </w:r>
    </w:p>
    <w:p w:rsidR="00DF6494" w:rsidRPr="008A77BC" w:rsidRDefault="00DF6494" w:rsidP="00DF6494">
      <w:pPr>
        <w:numPr>
          <w:ilvl w:val="0"/>
          <w:numId w:val="2"/>
        </w:numPr>
        <w:spacing w:line="360" w:lineRule="auto"/>
        <w:rPr>
          <w:sz w:val="24"/>
          <w:szCs w:val="24"/>
        </w:rPr>
      </w:pPr>
      <w:r w:rsidRPr="008A77BC">
        <w:rPr>
          <w:rFonts w:hint="eastAsia"/>
          <w:sz w:val="24"/>
          <w:szCs w:val="24"/>
        </w:rPr>
        <w:t>每一步都有在线帮助，</w:t>
      </w:r>
      <w:r w:rsidRPr="008A77BC">
        <w:rPr>
          <w:sz w:val="24"/>
          <w:szCs w:val="24"/>
        </w:rPr>
        <w:t>提供完善的联机帮助信息，所有的操作菜单和提示信息全部是用中文</w:t>
      </w:r>
      <w:r w:rsidRPr="008A77BC">
        <w:rPr>
          <w:rFonts w:hint="eastAsia"/>
          <w:sz w:val="24"/>
          <w:szCs w:val="24"/>
        </w:rPr>
        <w:t>；</w:t>
      </w:r>
    </w:p>
    <w:p w:rsidR="00DF6494" w:rsidRPr="00A0087F" w:rsidRDefault="00DF6494" w:rsidP="00A0087F">
      <w:pPr>
        <w:numPr>
          <w:ilvl w:val="0"/>
          <w:numId w:val="2"/>
        </w:numPr>
        <w:spacing w:line="360" w:lineRule="auto"/>
        <w:rPr>
          <w:sz w:val="24"/>
          <w:szCs w:val="24"/>
        </w:rPr>
      </w:pPr>
      <w:r w:rsidRPr="008A77BC">
        <w:rPr>
          <w:rFonts w:hint="eastAsia"/>
          <w:sz w:val="24"/>
          <w:szCs w:val="24"/>
        </w:rPr>
        <w:t>各业务</w:t>
      </w:r>
      <w:r w:rsidRPr="008A77BC">
        <w:rPr>
          <w:sz w:val="24"/>
          <w:szCs w:val="24"/>
        </w:rPr>
        <w:t>系统</w:t>
      </w:r>
      <w:r w:rsidRPr="008A77BC">
        <w:rPr>
          <w:rFonts w:hint="eastAsia"/>
          <w:sz w:val="24"/>
          <w:szCs w:val="24"/>
        </w:rPr>
        <w:t>采用</w:t>
      </w:r>
      <w:r w:rsidR="003E2A37">
        <w:rPr>
          <w:sz w:val="24"/>
          <w:szCs w:val="24"/>
        </w:rPr>
        <w:t>的错误提示</w:t>
      </w:r>
      <w:r w:rsidR="003E2A37">
        <w:rPr>
          <w:rFonts w:hint="eastAsia"/>
          <w:sz w:val="24"/>
          <w:szCs w:val="24"/>
        </w:rPr>
        <w:t>指导</w:t>
      </w:r>
      <w:r w:rsidRPr="008A77BC">
        <w:rPr>
          <w:sz w:val="24"/>
          <w:szCs w:val="24"/>
        </w:rPr>
        <w:t>用户操作</w:t>
      </w:r>
      <w:r w:rsidRPr="00A0087F">
        <w:rPr>
          <w:rFonts w:hint="eastAsia"/>
          <w:sz w:val="24"/>
          <w:szCs w:val="24"/>
        </w:rPr>
        <w:t>。</w:t>
      </w:r>
    </w:p>
    <w:p w:rsidR="00DF6494" w:rsidRPr="008A77BC" w:rsidRDefault="00A7114E" w:rsidP="00A7114E">
      <w:pPr>
        <w:spacing w:line="360" w:lineRule="auto"/>
        <w:rPr>
          <w:sz w:val="24"/>
          <w:szCs w:val="24"/>
        </w:rPr>
      </w:pPr>
      <w:r>
        <w:rPr>
          <w:sz w:val="24"/>
          <w:szCs w:val="24"/>
        </w:rPr>
        <w:t>3.</w:t>
      </w:r>
      <w:r w:rsidR="00DF6494" w:rsidRPr="008A77BC">
        <w:rPr>
          <w:rFonts w:hint="eastAsia"/>
          <w:sz w:val="24"/>
          <w:szCs w:val="24"/>
        </w:rPr>
        <w:t>可维护性原则</w:t>
      </w:r>
    </w:p>
    <w:p w:rsidR="00DF6494" w:rsidRPr="008A77BC" w:rsidRDefault="00DF6494" w:rsidP="00DF6494">
      <w:pPr>
        <w:spacing w:line="360" w:lineRule="auto"/>
        <w:ind w:firstLine="420"/>
        <w:rPr>
          <w:sz w:val="24"/>
          <w:szCs w:val="24"/>
        </w:rPr>
      </w:pPr>
      <w:r w:rsidRPr="008A77BC">
        <w:rPr>
          <w:rFonts w:hint="eastAsia"/>
          <w:sz w:val="24"/>
          <w:szCs w:val="24"/>
        </w:rPr>
        <w:t>我们针对</w:t>
      </w:r>
      <w:r w:rsidRPr="008A77BC">
        <w:rPr>
          <w:sz w:val="24"/>
          <w:szCs w:val="24"/>
        </w:rPr>
        <w:t>本项目的可维护性</w:t>
      </w:r>
      <w:r w:rsidRPr="008A77BC">
        <w:rPr>
          <w:rFonts w:hint="eastAsia"/>
          <w:sz w:val="24"/>
          <w:szCs w:val="24"/>
        </w:rPr>
        <w:t>分解</w:t>
      </w:r>
      <w:r w:rsidRPr="008A77BC">
        <w:rPr>
          <w:sz w:val="24"/>
          <w:szCs w:val="24"/>
        </w:rPr>
        <w:t>为</w:t>
      </w:r>
      <w:r w:rsidRPr="008A77BC">
        <w:rPr>
          <w:rFonts w:hint="eastAsia"/>
          <w:sz w:val="24"/>
          <w:szCs w:val="24"/>
        </w:rPr>
        <w:t>四</w:t>
      </w:r>
      <w:r w:rsidRPr="008A77BC">
        <w:rPr>
          <w:sz w:val="24"/>
          <w:szCs w:val="24"/>
        </w:rPr>
        <w:t>个部分</w:t>
      </w:r>
      <w:r w:rsidRPr="008A77BC">
        <w:rPr>
          <w:rFonts w:hint="eastAsia"/>
          <w:sz w:val="24"/>
          <w:szCs w:val="24"/>
        </w:rPr>
        <w:t>：可扩展性</w:t>
      </w:r>
      <w:r w:rsidRPr="008A77BC">
        <w:rPr>
          <w:sz w:val="24"/>
          <w:szCs w:val="24"/>
        </w:rPr>
        <w:t>、</w:t>
      </w:r>
      <w:r w:rsidRPr="008A77BC">
        <w:rPr>
          <w:rFonts w:hint="eastAsia"/>
          <w:sz w:val="24"/>
          <w:szCs w:val="24"/>
        </w:rPr>
        <w:t>开放性</w:t>
      </w:r>
      <w:r w:rsidRPr="008A77BC">
        <w:rPr>
          <w:sz w:val="24"/>
          <w:szCs w:val="24"/>
        </w:rPr>
        <w:t>、数字化、</w:t>
      </w:r>
      <w:r w:rsidRPr="008A77BC">
        <w:rPr>
          <w:rFonts w:hint="eastAsia"/>
          <w:sz w:val="24"/>
          <w:szCs w:val="24"/>
        </w:rPr>
        <w:t>规范化，下面</w:t>
      </w:r>
      <w:r w:rsidRPr="008A77BC">
        <w:rPr>
          <w:sz w:val="24"/>
          <w:szCs w:val="24"/>
        </w:rPr>
        <w:t>就这四部分做详细阐述。</w:t>
      </w:r>
    </w:p>
    <w:p w:rsidR="00DF6494" w:rsidRPr="008A77BC" w:rsidRDefault="00A7114E" w:rsidP="00DF6494">
      <w:pPr>
        <w:spacing w:line="360" w:lineRule="auto"/>
        <w:rPr>
          <w:sz w:val="24"/>
          <w:szCs w:val="24"/>
        </w:rPr>
      </w:pPr>
      <w:r>
        <w:rPr>
          <w:sz w:val="24"/>
          <w:szCs w:val="24"/>
        </w:rPr>
        <w:t xml:space="preserve">    a.</w:t>
      </w:r>
      <w:r w:rsidR="00DF6494" w:rsidRPr="008A77BC">
        <w:rPr>
          <w:rFonts w:hint="eastAsia"/>
          <w:sz w:val="24"/>
          <w:szCs w:val="24"/>
        </w:rPr>
        <w:t>可扩展性</w:t>
      </w:r>
    </w:p>
    <w:p w:rsidR="00DF6494" w:rsidRPr="008A77BC" w:rsidRDefault="00DF6494" w:rsidP="00DF6494">
      <w:pPr>
        <w:spacing w:line="360" w:lineRule="auto"/>
        <w:ind w:firstLine="420"/>
        <w:rPr>
          <w:sz w:val="24"/>
          <w:szCs w:val="24"/>
        </w:rPr>
      </w:pPr>
      <w:r w:rsidRPr="008A77BC">
        <w:rPr>
          <w:rFonts w:hint="eastAsia"/>
          <w:sz w:val="24"/>
          <w:szCs w:val="24"/>
        </w:rPr>
        <w:t>系统应采用模块化、组件化的体系结构，在技术架构和设计模式上保证技术的延续性，灵活的扩展性和广泛的适应性，确保系统能够满足用户在数据及业务功能扩展方面的需求。</w:t>
      </w:r>
    </w:p>
    <w:p w:rsidR="00DF6494" w:rsidRPr="008A77BC" w:rsidRDefault="00A7114E" w:rsidP="00DF6494">
      <w:pPr>
        <w:spacing w:line="360" w:lineRule="auto"/>
        <w:rPr>
          <w:sz w:val="24"/>
          <w:szCs w:val="24"/>
        </w:rPr>
      </w:pPr>
      <w:r>
        <w:rPr>
          <w:sz w:val="24"/>
          <w:szCs w:val="24"/>
        </w:rPr>
        <w:t xml:space="preserve">    b.</w:t>
      </w:r>
      <w:r w:rsidR="00DF6494" w:rsidRPr="008A77BC">
        <w:rPr>
          <w:rFonts w:hint="eastAsia"/>
          <w:sz w:val="24"/>
          <w:szCs w:val="24"/>
        </w:rPr>
        <w:t>开放性</w:t>
      </w:r>
    </w:p>
    <w:p w:rsidR="00DF6494" w:rsidRPr="008A77BC" w:rsidRDefault="00DF6494" w:rsidP="00DF6494">
      <w:pPr>
        <w:spacing w:line="360" w:lineRule="auto"/>
        <w:ind w:firstLine="420"/>
        <w:rPr>
          <w:sz w:val="24"/>
          <w:szCs w:val="24"/>
        </w:rPr>
      </w:pPr>
      <w:r w:rsidRPr="008A77BC">
        <w:rPr>
          <w:rFonts w:hint="eastAsia"/>
          <w:sz w:val="24"/>
          <w:szCs w:val="24"/>
        </w:rPr>
        <w:t>在内容模块设计与网上实现过程中充分考虑开放性，便于日后内容维护和扩展，同时要充分考虑与网站现有后台接口和二次开发。</w:t>
      </w:r>
    </w:p>
    <w:p w:rsidR="00DF6494" w:rsidRPr="008A77BC" w:rsidRDefault="00DF6494" w:rsidP="00DF6494">
      <w:pPr>
        <w:spacing w:line="360" w:lineRule="auto"/>
        <w:ind w:firstLine="420"/>
        <w:rPr>
          <w:sz w:val="24"/>
          <w:szCs w:val="24"/>
        </w:rPr>
      </w:pPr>
      <w:r w:rsidRPr="008A77BC">
        <w:rPr>
          <w:rFonts w:hint="eastAsia"/>
          <w:sz w:val="24"/>
          <w:szCs w:val="24"/>
        </w:rPr>
        <w:t>系统平台采用开发标准的数据库来实现各种数据的管理，保证技术实现的质量，以及便于日常维护和系统的扩展。平台的层次结构清晰、明确，每一层之间采用标准的协议接口，协议之间保证与国际、国家标准相一致。网络传输采用标准的</w:t>
      </w:r>
      <w:r w:rsidRPr="008A77BC">
        <w:rPr>
          <w:rFonts w:hint="eastAsia"/>
          <w:sz w:val="24"/>
          <w:szCs w:val="24"/>
        </w:rPr>
        <w:t>TCP/IP</w:t>
      </w:r>
      <w:r w:rsidRPr="008A77BC">
        <w:rPr>
          <w:rFonts w:hint="eastAsia"/>
          <w:sz w:val="24"/>
          <w:szCs w:val="24"/>
        </w:rPr>
        <w:t>（</w:t>
      </w:r>
      <w:r w:rsidRPr="008A77BC">
        <w:rPr>
          <w:rFonts w:hint="eastAsia"/>
          <w:sz w:val="24"/>
          <w:szCs w:val="24"/>
        </w:rPr>
        <w:t>IPv4/</w:t>
      </w:r>
      <w:r w:rsidRPr="008A77BC">
        <w:rPr>
          <w:sz w:val="24"/>
          <w:szCs w:val="24"/>
        </w:rPr>
        <w:t>IPv6</w:t>
      </w:r>
      <w:r w:rsidRPr="008A77BC">
        <w:rPr>
          <w:sz w:val="24"/>
          <w:szCs w:val="24"/>
        </w:rPr>
        <w:t>）</w:t>
      </w:r>
      <w:r w:rsidRPr="008A77BC">
        <w:rPr>
          <w:rFonts w:hint="eastAsia"/>
          <w:sz w:val="24"/>
          <w:szCs w:val="24"/>
        </w:rPr>
        <w:t>协议，充分保证系统的开放性。基于开放性的设计原则，</w:t>
      </w:r>
      <w:r w:rsidRPr="008A77BC">
        <w:rPr>
          <w:rFonts w:hint="eastAsia"/>
          <w:sz w:val="24"/>
          <w:szCs w:val="24"/>
        </w:rPr>
        <w:lastRenderedPageBreak/>
        <w:t>平台及相关资源极易扩充，允许管理员自行向管理平台中添加仪器设备分类、子类以及仪器设备资源等，通过网络各用户端浏览器就可完成，方便快捷。</w:t>
      </w:r>
      <w:r w:rsidRPr="008A77BC">
        <w:rPr>
          <w:sz w:val="24"/>
          <w:szCs w:val="24"/>
        </w:rPr>
        <w:t></w:t>
      </w:r>
      <w:r w:rsidRPr="008A77BC">
        <w:rPr>
          <w:sz w:val="24"/>
          <w:szCs w:val="24"/>
        </w:rPr>
        <w:tab/>
      </w:r>
    </w:p>
    <w:p w:rsidR="00DF6494" w:rsidRPr="008A77BC" w:rsidRDefault="00A7114E" w:rsidP="00DF6494">
      <w:pPr>
        <w:spacing w:line="360" w:lineRule="auto"/>
        <w:rPr>
          <w:sz w:val="24"/>
          <w:szCs w:val="24"/>
        </w:rPr>
      </w:pPr>
      <w:r>
        <w:rPr>
          <w:sz w:val="24"/>
          <w:szCs w:val="24"/>
        </w:rPr>
        <w:t xml:space="preserve">    c.</w:t>
      </w:r>
      <w:r w:rsidR="00DF6494" w:rsidRPr="008A77BC">
        <w:rPr>
          <w:rFonts w:hint="eastAsia"/>
          <w:sz w:val="24"/>
          <w:szCs w:val="24"/>
        </w:rPr>
        <w:t>数字化</w:t>
      </w:r>
    </w:p>
    <w:p w:rsidR="00DF6494" w:rsidRPr="008A77BC" w:rsidRDefault="00DF6494" w:rsidP="00DF6494">
      <w:pPr>
        <w:spacing w:line="360" w:lineRule="auto"/>
        <w:ind w:firstLine="420"/>
        <w:rPr>
          <w:sz w:val="24"/>
          <w:szCs w:val="24"/>
        </w:rPr>
      </w:pPr>
      <w:r w:rsidRPr="008A77BC">
        <w:rPr>
          <w:rFonts w:hint="eastAsia"/>
          <w:sz w:val="24"/>
          <w:szCs w:val="24"/>
        </w:rPr>
        <w:t>平台</w:t>
      </w:r>
      <w:r w:rsidRPr="008A77BC">
        <w:rPr>
          <w:sz w:val="24"/>
          <w:szCs w:val="24"/>
        </w:rPr>
        <w:t>的基础数据全部采用数字</w:t>
      </w:r>
      <w:r w:rsidRPr="008A77BC">
        <w:rPr>
          <w:rFonts w:hint="eastAsia"/>
          <w:sz w:val="24"/>
          <w:szCs w:val="24"/>
        </w:rPr>
        <w:t>代码化</w:t>
      </w:r>
      <w:r w:rsidRPr="008A77BC">
        <w:rPr>
          <w:sz w:val="24"/>
          <w:szCs w:val="24"/>
        </w:rPr>
        <w:t>，便于后续维护。</w:t>
      </w:r>
    </w:p>
    <w:p w:rsidR="00DF6494" w:rsidRPr="008A77BC" w:rsidRDefault="00DF6494" w:rsidP="00DF6494">
      <w:pPr>
        <w:spacing w:line="360" w:lineRule="auto"/>
        <w:ind w:firstLine="420"/>
        <w:rPr>
          <w:sz w:val="24"/>
          <w:szCs w:val="24"/>
        </w:rPr>
      </w:pPr>
      <w:r w:rsidRPr="008A77BC">
        <w:rPr>
          <w:rFonts w:hint="eastAsia"/>
          <w:sz w:val="24"/>
          <w:szCs w:val="24"/>
        </w:rPr>
        <w:t>在平台系统设计中，从整个系统的角度进行考虑，使系统有统一的信息代码、统一的数据组织方法、统一的设计规范和标准，以此来提高系统的设计质量。</w:t>
      </w:r>
    </w:p>
    <w:p w:rsidR="00DF6494" w:rsidRPr="008A77BC" w:rsidRDefault="00DF6494" w:rsidP="00DF6494">
      <w:pPr>
        <w:spacing w:line="360" w:lineRule="auto"/>
        <w:ind w:firstLine="420"/>
        <w:rPr>
          <w:sz w:val="24"/>
          <w:szCs w:val="24"/>
        </w:rPr>
      </w:pPr>
      <w:r w:rsidRPr="008A77BC">
        <w:rPr>
          <w:rFonts w:hint="eastAsia"/>
          <w:sz w:val="24"/>
          <w:szCs w:val="24"/>
        </w:rPr>
        <w:t>设计中</w:t>
      </w:r>
      <w:r w:rsidRPr="008A77BC">
        <w:rPr>
          <w:sz w:val="24"/>
          <w:szCs w:val="24"/>
        </w:rPr>
        <w:t>，基础数据全部数字化，并通过代码实现基础数据的自动导入，使系统在初始化或者</w:t>
      </w:r>
      <w:r w:rsidRPr="008A77BC">
        <w:rPr>
          <w:rFonts w:hint="eastAsia"/>
          <w:sz w:val="24"/>
          <w:szCs w:val="24"/>
        </w:rPr>
        <w:t>出现</w:t>
      </w:r>
      <w:r w:rsidRPr="008A77BC">
        <w:rPr>
          <w:sz w:val="24"/>
          <w:szCs w:val="24"/>
        </w:rPr>
        <w:t>意外情况时，能够迅速恢复到</w:t>
      </w:r>
      <w:r w:rsidRPr="008A77BC">
        <w:rPr>
          <w:rFonts w:hint="eastAsia"/>
          <w:sz w:val="24"/>
          <w:szCs w:val="24"/>
        </w:rPr>
        <w:t>初始状态</w:t>
      </w:r>
      <w:r w:rsidRPr="008A77BC">
        <w:rPr>
          <w:sz w:val="24"/>
          <w:szCs w:val="24"/>
        </w:rPr>
        <w:t>，</w:t>
      </w:r>
      <w:r w:rsidRPr="008A77BC">
        <w:rPr>
          <w:rFonts w:hint="eastAsia"/>
          <w:sz w:val="24"/>
          <w:szCs w:val="24"/>
        </w:rPr>
        <w:t>并尽可能快速</w:t>
      </w:r>
      <w:r w:rsidRPr="008A77BC">
        <w:rPr>
          <w:sz w:val="24"/>
          <w:szCs w:val="24"/>
        </w:rPr>
        <w:t>的</w:t>
      </w:r>
      <w:r w:rsidRPr="008A77BC">
        <w:rPr>
          <w:rFonts w:hint="eastAsia"/>
          <w:sz w:val="24"/>
          <w:szCs w:val="24"/>
        </w:rPr>
        <w:t>恢复备份</w:t>
      </w:r>
      <w:r w:rsidRPr="008A77BC">
        <w:rPr>
          <w:sz w:val="24"/>
          <w:szCs w:val="24"/>
        </w:rPr>
        <w:t>数据</w:t>
      </w:r>
      <w:r w:rsidRPr="008A77BC">
        <w:rPr>
          <w:rFonts w:hint="eastAsia"/>
          <w:sz w:val="24"/>
          <w:szCs w:val="24"/>
        </w:rPr>
        <w:t>，</w:t>
      </w:r>
      <w:r w:rsidRPr="008A77BC">
        <w:rPr>
          <w:sz w:val="24"/>
          <w:szCs w:val="24"/>
        </w:rPr>
        <w:t>大大降低维护成本和提高可用性。</w:t>
      </w:r>
    </w:p>
    <w:p w:rsidR="00DF6494" w:rsidRPr="008A77BC" w:rsidRDefault="00A7114E" w:rsidP="00DF6494">
      <w:pPr>
        <w:spacing w:line="360" w:lineRule="auto"/>
        <w:rPr>
          <w:sz w:val="24"/>
          <w:szCs w:val="24"/>
        </w:rPr>
      </w:pPr>
      <w:r>
        <w:rPr>
          <w:sz w:val="24"/>
          <w:szCs w:val="24"/>
        </w:rPr>
        <w:t xml:space="preserve">    d.</w:t>
      </w:r>
      <w:r w:rsidR="00DF6494" w:rsidRPr="008A77BC">
        <w:rPr>
          <w:rFonts w:hint="eastAsia"/>
          <w:sz w:val="24"/>
          <w:szCs w:val="24"/>
        </w:rPr>
        <w:t>规范性</w:t>
      </w:r>
    </w:p>
    <w:p w:rsidR="00DF6494" w:rsidRPr="008A77BC" w:rsidRDefault="00DF6494" w:rsidP="00DF6494">
      <w:pPr>
        <w:spacing w:line="360" w:lineRule="auto"/>
        <w:ind w:firstLine="420"/>
        <w:rPr>
          <w:sz w:val="24"/>
          <w:szCs w:val="24"/>
        </w:rPr>
      </w:pPr>
      <w:r w:rsidRPr="008A77BC">
        <w:rPr>
          <w:rFonts w:hint="eastAsia"/>
          <w:sz w:val="24"/>
          <w:szCs w:val="24"/>
        </w:rPr>
        <w:t>在项目的建设过程中，按照“总体设计，分步实施”的原则，软件工程必须标准化，遵循国际通用开发标准，并按国家标准及行业标准执行。结合项目需求，形成接口规范、数据规范、应用系统接入等规范，如</w:t>
      </w:r>
      <w:r w:rsidRPr="008A77BC">
        <w:rPr>
          <w:rFonts w:hint="eastAsia"/>
          <w:sz w:val="24"/>
          <w:szCs w:val="24"/>
        </w:rPr>
        <w:t>GB/T 8566</w:t>
      </w:r>
      <w:r w:rsidRPr="008A77BC">
        <w:rPr>
          <w:sz w:val="24"/>
          <w:szCs w:val="24"/>
        </w:rPr>
        <w:t>-1995</w:t>
      </w:r>
      <w:r w:rsidRPr="008A77BC">
        <w:rPr>
          <w:rFonts w:hint="eastAsia"/>
          <w:sz w:val="24"/>
          <w:szCs w:val="24"/>
        </w:rPr>
        <w:t>《信息技术软件生存期过程》和</w:t>
      </w:r>
      <w:r w:rsidRPr="008A77BC">
        <w:rPr>
          <w:rFonts w:hint="eastAsia"/>
          <w:sz w:val="24"/>
          <w:szCs w:val="24"/>
        </w:rPr>
        <w:t>GB/T 856</w:t>
      </w:r>
      <w:r w:rsidRPr="008A77BC">
        <w:rPr>
          <w:sz w:val="24"/>
          <w:szCs w:val="24"/>
        </w:rPr>
        <w:t>7-1995</w:t>
      </w:r>
      <w:r w:rsidRPr="008A77BC">
        <w:rPr>
          <w:rFonts w:hint="eastAsia"/>
          <w:sz w:val="24"/>
          <w:szCs w:val="24"/>
        </w:rPr>
        <w:t>《计算机软件产品</w:t>
      </w:r>
      <w:r w:rsidRPr="008A77BC">
        <w:rPr>
          <w:sz w:val="24"/>
          <w:szCs w:val="24"/>
        </w:rPr>
        <w:t>开发文件编制指南》</w:t>
      </w:r>
      <w:r w:rsidRPr="008A77BC">
        <w:rPr>
          <w:rFonts w:hint="eastAsia"/>
          <w:sz w:val="24"/>
          <w:szCs w:val="24"/>
        </w:rPr>
        <w:t>两项</w:t>
      </w:r>
      <w:r w:rsidRPr="008A77BC">
        <w:rPr>
          <w:sz w:val="24"/>
          <w:szCs w:val="24"/>
        </w:rPr>
        <w:t>标准</w:t>
      </w:r>
      <w:r w:rsidRPr="008A77BC">
        <w:rPr>
          <w:rFonts w:hint="eastAsia"/>
          <w:sz w:val="24"/>
          <w:szCs w:val="24"/>
        </w:rPr>
        <w:t>。</w:t>
      </w:r>
    </w:p>
    <w:p w:rsidR="00DF6494" w:rsidRPr="008A77BC" w:rsidRDefault="00DF6494" w:rsidP="00DF6494">
      <w:pPr>
        <w:spacing w:line="360" w:lineRule="auto"/>
        <w:rPr>
          <w:sz w:val="24"/>
          <w:szCs w:val="24"/>
        </w:rPr>
      </w:pPr>
      <w:r w:rsidRPr="008A77BC">
        <w:rPr>
          <w:sz w:val="24"/>
          <w:szCs w:val="24"/>
        </w:rPr>
        <w:t></w:t>
      </w:r>
      <w:r w:rsidRPr="008A77BC">
        <w:rPr>
          <w:sz w:val="24"/>
          <w:szCs w:val="24"/>
        </w:rPr>
        <w:tab/>
      </w:r>
      <w:r w:rsidRPr="008A77BC">
        <w:rPr>
          <w:rFonts w:hint="eastAsia"/>
          <w:sz w:val="24"/>
          <w:szCs w:val="24"/>
        </w:rPr>
        <w:t>平台系统所涉及到的硬件、软件、网络协议等均采用国内外厂商支持的国际标准协议，选用的协议和设备要符合国际标准或工业标准，将不同应用环境和不同的网络优势有机的结合起来。也就是说，使系统的硬件环境、通讯环境、软件环境、操作系统之间协调统一，发挥各自优势，为信息的互通和应用创造有利的条件。</w:t>
      </w:r>
    </w:p>
    <w:p w:rsidR="00DF6494" w:rsidRPr="00A4445C" w:rsidRDefault="00DF6494" w:rsidP="00BF20FA">
      <w:pPr>
        <w:pStyle w:val="Heading2"/>
        <w:numPr>
          <w:ilvl w:val="1"/>
          <w:numId w:val="43"/>
        </w:numPr>
        <w:spacing w:line="360" w:lineRule="auto"/>
      </w:pPr>
      <w:bookmarkStart w:id="75" w:name="_Toc358546269"/>
      <w:bookmarkStart w:id="76" w:name="_Toc363680122"/>
      <w:r w:rsidRPr="00A4445C">
        <w:rPr>
          <w:rFonts w:hint="eastAsia"/>
        </w:rPr>
        <w:t>开发和</w:t>
      </w:r>
      <w:r w:rsidRPr="00A4445C">
        <w:t>运行环境</w:t>
      </w:r>
      <w:bookmarkEnd w:id="75"/>
      <w:bookmarkEnd w:id="76"/>
    </w:p>
    <w:p w:rsidR="00DF6494" w:rsidRPr="00E55392" w:rsidRDefault="00DF6494" w:rsidP="00BF20FA">
      <w:pPr>
        <w:pStyle w:val="Heading3"/>
        <w:numPr>
          <w:ilvl w:val="2"/>
          <w:numId w:val="43"/>
        </w:numPr>
        <w:spacing w:line="360" w:lineRule="auto"/>
      </w:pPr>
      <w:bookmarkStart w:id="77" w:name="_Toc363680123"/>
      <w:r w:rsidRPr="00E55392">
        <w:rPr>
          <w:rFonts w:hint="eastAsia"/>
        </w:rPr>
        <w:t>开发框架</w:t>
      </w:r>
      <w:bookmarkEnd w:id="77"/>
    </w:p>
    <w:p w:rsidR="00DF6494" w:rsidRPr="008A77BC" w:rsidRDefault="00DF6494" w:rsidP="00DF64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采用基于Java的开发框架，</w:t>
      </w:r>
      <w:r w:rsidRPr="008A77BC">
        <w:rPr>
          <w:rFonts w:ascii="宋体" w:hAnsi="宋体" w:hint="eastAsia"/>
          <w:sz w:val="24"/>
          <w:szCs w:val="24"/>
        </w:rPr>
        <w:t>由于</w:t>
      </w:r>
      <w:r w:rsidRPr="008A77BC">
        <w:rPr>
          <w:rFonts w:ascii="宋体" w:hAnsi="宋体"/>
          <w:sz w:val="24"/>
          <w:szCs w:val="24"/>
        </w:rPr>
        <w:t>Java是基于跨平台虚拟机方式的运行，因此，</w:t>
      </w:r>
      <w:r w:rsidRPr="008A77BC">
        <w:rPr>
          <w:rFonts w:ascii="宋体" w:hAnsi="宋体" w:hint="eastAsia"/>
          <w:sz w:val="24"/>
          <w:szCs w:val="24"/>
        </w:rPr>
        <w:t>它</w:t>
      </w:r>
      <w:r w:rsidRPr="008A77BC">
        <w:rPr>
          <w:rFonts w:ascii="宋体" w:hAnsi="宋体"/>
          <w:sz w:val="24"/>
          <w:szCs w:val="24"/>
        </w:rPr>
        <w:t>是独立于操作系统和数据库平台</w:t>
      </w:r>
      <w:r w:rsidRPr="008A77BC">
        <w:rPr>
          <w:rFonts w:ascii="宋体" w:hAnsi="宋体" w:hint="eastAsia"/>
          <w:sz w:val="24"/>
          <w:szCs w:val="24"/>
        </w:rPr>
        <w:t>，</w:t>
      </w:r>
      <w:r w:rsidRPr="008A77BC">
        <w:rPr>
          <w:rFonts w:ascii="宋体" w:hAnsi="宋体"/>
          <w:sz w:val="24"/>
          <w:szCs w:val="24"/>
        </w:rPr>
        <w:t>代码可以轻松移植到不同</w:t>
      </w:r>
      <w:r w:rsidRPr="008A77BC">
        <w:rPr>
          <w:rFonts w:ascii="宋体" w:hAnsi="宋体" w:hint="eastAsia"/>
          <w:sz w:val="24"/>
          <w:szCs w:val="24"/>
        </w:rPr>
        <w:t>操作系统</w:t>
      </w:r>
      <w:r w:rsidRPr="008A77BC">
        <w:rPr>
          <w:rFonts w:ascii="宋体" w:hAnsi="宋体"/>
          <w:sz w:val="24"/>
          <w:szCs w:val="24"/>
        </w:rPr>
        <w:t>，</w:t>
      </w:r>
      <w:r w:rsidRPr="008A77BC">
        <w:rPr>
          <w:rFonts w:ascii="宋体" w:hAnsi="宋体" w:hint="eastAsia"/>
          <w:sz w:val="24"/>
          <w:szCs w:val="24"/>
        </w:rPr>
        <w:t>且目前</w:t>
      </w:r>
      <w:r w:rsidRPr="008A77BC">
        <w:rPr>
          <w:rFonts w:ascii="宋体" w:hAnsi="宋体"/>
          <w:sz w:val="24"/>
          <w:szCs w:val="24"/>
        </w:rPr>
        <w:t>绝大多数数据库都兼容于Java</w:t>
      </w:r>
      <w:r w:rsidRPr="008A77BC">
        <w:rPr>
          <w:rFonts w:ascii="宋体" w:hAnsi="宋体" w:hint="eastAsia"/>
          <w:sz w:val="24"/>
          <w:szCs w:val="24"/>
        </w:rPr>
        <w:t>，使得</w:t>
      </w:r>
      <w:r w:rsidRPr="008A77BC">
        <w:rPr>
          <w:rFonts w:ascii="宋体" w:hAnsi="宋体"/>
          <w:sz w:val="24"/>
          <w:szCs w:val="24"/>
        </w:rPr>
        <w:t>Java相对于其他技术更具有领先优势。</w:t>
      </w:r>
      <w:r w:rsidRPr="008A77BC">
        <w:rPr>
          <w:rFonts w:ascii="宋体" w:hAnsi="宋体" w:hint="eastAsia"/>
          <w:sz w:val="24"/>
          <w:szCs w:val="24"/>
        </w:rPr>
        <w:t>下面</w:t>
      </w:r>
      <w:r w:rsidRPr="008A77BC">
        <w:rPr>
          <w:rFonts w:ascii="宋体" w:hAnsi="宋体"/>
          <w:sz w:val="24"/>
          <w:szCs w:val="24"/>
        </w:rPr>
        <w:t>我们会分析使用基于Java虚拟机的JSP</w:t>
      </w:r>
      <w:r w:rsidRPr="008A77BC">
        <w:rPr>
          <w:rFonts w:ascii="宋体" w:hAnsi="宋体" w:hint="eastAsia"/>
          <w:sz w:val="24"/>
          <w:szCs w:val="24"/>
        </w:rPr>
        <w:t>技术的</w:t>
      </w:r>
      <w:r w:rsidRPr="008A77BC">
        <w:rPr>
          <w:rFonts w:ascii="宋体" w:hAnsi="宋体"/>
          <w:sz w:val="24"/>
          <w:szCs w:val="24"/>
        </w:rPr>
        <w:t>对比，选择适合的Java开发框架</w:t>
      </w:r>
      <w:r w:rsidRPr="008A77BC">
        <w:rPr>
          <w:rFonts w:ascii="宋体" w:hAnsi="宋体" w:hint="eastAsia"/>
          <w:sz w:val="24"/>
          <w:szCs w:val="24"/>
        </w:rPr>
        <w:t>，</w:t>
      </w:r>
      <w:r w:rsidRPr="008A77BC">
        <w:rPr>
          <w:rFonts w:ascii="宋体" w:hAnsi="宋体"/>
          <w:sz w:val="24"/>
          <w:szCs w:val="24"/>
        </w:rPr>
        <w:t>以更好适应本项目的开发。</w:t>
      </w:r>
    </w:p>
    <w:p w:rsidR="00DF6494" w:rsidRPr="008A77BC" w:rsidRDefault="00DF6494" w:rsidP="00DF6494">
      <w:pPr>
        <w:pStyle w:val="a"/>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lastRenderedPageBreak/>
        <w:t>本项目</w:t>
      </w:r>
      <w:r w:rsidRPr="008A77BC">
        <w:rPr>
          <w:rFonts w:ascii="宋体" w:hAnsi="宋体"/>
          <w:sz w:val="24"/>
          <w:szCs w:val="24"/>
        </w:rPr>
        <w:t>将采用基于Java 1.6</w:t>
      </w:r>
      <w:r w:rsidRPr="008A77BC">
        <w:rPr>
          <w:rFonts w:ascii="宋体" w:hAnsi="宋体" w:hint="eastAsia"/>
          <w:sz w:val="24"/>
          <w:szCs w:val="24"/>
        </w:rPr>
        <w:t>版本，S</w:t>
      </w:r>
      <w:r w:rsidRPr="008A77BC">
        <w:rPr>
          <w:rFonts w:ascii="宋体" w:hAnsi="宋体"/>
          <w:sz w:val="24"/>
          <w:szCs w:val="24"/>
        </w:rPr>
        <w:t>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的开发</w:t>
      </w:r>
      <w:r w:rsidRPr="008A77BC">
        <w:rPr>
          <w:rFonts w:ascii="宋体" w:hAnsi="宋体"/>
          <w:sz w:val="24"/>
          <w:szCs w:val="24"/>
        </w:rPr>
        <w:t>框架</w:t>
      </w:r>
      <w:r w:rsidRPr="008A77BC">
        <w:rPr>
          <w:rFonts w:ascii="宋体" w:hAnsi="宋体" w:hint="eastAsia"/>
          <w:sz w:val="24"/>
          <w:szCs w:val="24"/>
        </w:rPr>
        <w:t>对</w:t>
      </w:r>
      <w:r w:rsidRPr="008A77BC">
        <w:rPr>
          <w:rFonts w:ascii="宋体" w:hAnsi="宋体"/>
          <w:sz w:val="24"/>
          <w:szCs w:val="24"/>
        </w:rPr>
        <w:t>本项目进行开发，其</w:t>
      </w:r>
      <w:r w:rsidRPr="008A77BC">
        <w:rPr>
          <w:rFonts w:ascii="宋体" w:hAnsi="宋体" w:hint="eastAsia"/>
          <w:sz w:val="24"/>
          <w:szCs w:val="24"/>
        </w:rPr>
        <w:t>稳定性</w:t>
      </w:r>
      <w:r w:rsidRPr="008A77BC">
        <w:rPr>
          <w:rFonts w:ascii="宋体" w:hAnsi="宋体"/>
          <w:sz w:val="24"/>
          <w:szCs w:val="24"/>
        </w:rPr>
        <w:t>、跨平台性、可移植性</w:t>
      </w:r>
      <w:r w:rsidRPr="008A77BC">
        <w:rPr>
          <w:rFonts w:ascii="宋体" w:hAnsi="宋体" w:hint="eastAsia"/>
          <w:sz w:val="24"/>
          <w:szCs w:val="24"/>
        </w:rPr>
        <w:t>都</w:t>
      </w:r>
      <w:r w:rsidRPr="008A77BC">
        <w:rPr>
          <w:rFonts w:ascii="宋体" w:hAnsi="宋体"/>
          <w:sz w:val="24"/>
          <w:szCs w:val="24"/>
        </w:rPr>
        <w:t>将得到最大的技术保障。</w:t>
      </w:r>
    </w:p>
    <w:p w:rsidR="00DF6494" w:rsidRPr="00E55392" w:rsidRDefault="00DF6494" w:rsidP="00BF20FA">
      <w:pPr>
        <w:pStyle w:val="Heading3"/>
        <w:numPr>
          <w:ilvl w:val="2"/>
          <w:numId w:val="43"/>
        </w:numPr>
        <w:spacing w:line="360" w:lineRule="auto"/>
      </w:pPr>
      <w:bookmarkStart w:id="78" w:name="_Toc363680124"/>
      <w:r w:rsidRPr="00E55392">
        <w:rPr>
          <w:rFonts w:hint="eastAsia"/>
        </w:rPr>
        <w:t>操作系统</w:t>
      </w:r>
      <w:bookmarkEnd w:id="78"/>
    </w:p>
    <w:p w:rsidR="00DF6494" w:rsidRPr="00A4445C" w:rsidRDefault="00DF6494" w:rsidP="00DF6494">
      <w:pPr>
        <w:spacing w:line="360" w:lineRule="auto"/>
        <w:ind w:firstLine="420"/>
        <w:rPr>
          <w:szCs w:val="21"/>
        </w:rPr>
      </w:pPr>
      <w:r w:rsidRPr="008A77BC">
        <w:rPr>
          <w:rFonts w:hint="eastAsia"/>
          <w:sz w:val="24"/>
          <w:szCs w:val="24"/>
        </w:rPr>
        <w:t>承载本项目的操作系统我们</w:t>
      </w:r>
      <w:r w:rsidRPr="008A77BC">
        <w:rPr>
          <w:sz w:val="24"/>
          <w:szCs w:val="24"/>
        </w:rPr>
        <w:t>选择是</w:t>
      </w:r>
      <w:proofErr w:type="spellStart"/>
      <w:r w:rsidRPr="008A77BC">
        <w:rPr>
          <w:sz w:val="24"/>
          <w:szCs w:val="24"/>
        </w:rPr>
        <w:t>Ubuntu</w:t>
      </w:r>
      <w:proofErr w:type="spellEnd"/>
      <w:r w:rsidRPr="008A77BC">
        <w:rPr>
          <w:sz w:val="24"/>
          <w:szCs w:val="24"/>
        </w:rPr>
        <w:t xml:space="preserve"> Server 12.04</w:t>
      </w:r>
      <w:r w:rsidRPr="008A77BC">
        <w:rPr>
          <w:sz w:val="24"/>
          <w:szCs w:val="24"/>
        </w:rPr>
        <w:t>，</w:t>
      </w:r>
      <w:r w:rsidRPr="008A77BC">
        <w:rPr>
          <w:rFonts w:hint="eastAsia"/>
          <w:sz w:val="24"/>
          <w:szCs w:val="24"/>
        </w:rPr>
        <w:t>由于</w:t>
      </w:r>
      <w:r w:rsidRPr="008A77BC">
        <w:rPr>
          <w:sz w:val="24"/>
          <w:szCs w:val="24"/>
        </w:rPr>
        <w:t>开发和运行环境是</w:t>
      </w:r>
      <w:r w:rsidRPr="008A77BC">
        <w:rPr>
          <w:rFonts w:hint="eastAsia"/>
          <w:sz w:val="24"/>
          <w:szCs w:val="24"/>
        </w:rPr>
        <w:t>基于</w:t>
      </w:r>
      <w:r w:rsidRPr="008A77BC">
        <w:rPr>
          <w:sz w:val="24"/>
          <w:szCs w:val="24"/>
        </w:rPr>
        <w:t>Java</w:t>
      </w:r>
      <w:r w:rsidRPr="008A77BC">
        <w:rPr>
          <w:rFonts w:hint="eastAsia"/>
          <w:sz w:val="24"/>
          <w:szCs w:val="24"/>
        </w:rPr>
        <w:t>，</w:t>
      </w:r>
      <w:r w:rsidRPr="008A77BC">
        <w:rPr>
          <w:sz w:val="24"/>
          <w:szCs w:val="24"/>
        </w:rPr>
        <w:t>因此可以将项目在</w:t>
      </w:r>
      <w:r w:rsidRPr="008A77BC">
        <w:rPr>
          <w:sz w:val="24"/>
          <w:szCs w:val="24"/>
        </w:rPr>
        <w:t>Windows Server 2003/2008</w:t>
      </w:r>
      <w:r w:rsidRPr="008A77BC">
        <w:rPr>
          <w:sz w:val="24"/>
          <w:szCs w:val="24"/>
        </w:rPr>
        <w:t>或者其他</w:t>
      </w:r>
      <w:r w:rsidRPr="008A77BC">
        <w:rPr>
          <w:sz w:val="24"/>
          <w:szCs w:val="24"/>
        </w:rPr>
        <w:t>Linux</w:t>
      </w:r>
      <w:r w:rsidRPr="008A77BC">
        <w:rPr>
          <w:rFonts w:hint="eastAsia"/>
          <w:sz w:val="24"/>
          <w:szCs w:val="24"/>
        </w:rPr>
        <w:t>发行版</w:t>
      </w:r>
      <w:r w:rsidRPr="008A77BC">
        <w:rPr>
          <w:sz w:val="24"/>
          <w:szCs w:val="24"/>
        </w:rPr>
        <w:t>之间进行切换，而无需担心兼容性问题</w:t>
      </w:r>
      <w:r w:rsidRPr="008A77BC">
        <w:rPr>
          <w:rFonts w:hint="eastAsia"/>
          <w:sz w:val="24"/>
          <w:szCs w:val="24"/>
        </w:rPr>
        <w:t>。</w:t>
      </w:r>
    </w:p>
    <w:p w:rsidR="00DF6494" w:rsidRPr="00E55392" w:rsidRDefault="00DF6494" w:rsidP="00BF20FA">
      <w:pPr>
        <w:pStyle w:val="Heading3"/>
        <w:numPr>
          <w:ilvl w:val="2"/>
          <w:numId w:val="43"/>
        </w:numPr>
        <w:spacing w:line="360" w:lineRule="auto"/>
      </w:pPr>
      <w:bookmarkStart w:id="79" w:name="_Toc363680125"/>
      <w:r w:rsidRPr="00E55392">
        <w:rPr>
          <w:rFonts w:hint="eastAsia"/>
        </w:rPr>
        <w:t>数据库</w:t>
      </w:r>
      <w:bookmarkEnd w:id="79"/>
    </w:p>
    <w:p w:rsidR="00DF6494" w:rsidRPr="008A77BC" w:rsidRDefault="00DF6494" w:rsidP="00DF6494">
      <w:pPr>
        <w:spacing w:line="360" w:lineRule="auto"/>
        <w:ind w:firstLine="420"/>
        <w:rPr>
          <w:rFonts w:ascii="宋体" w:hAnsi="宋体"/>
          <w:sz w:val="24"/>
          <w:szCs w:val="24"/>
        </w:rPr>
      </w:pPr>
      <w:r w:rsidRPr="008A77BC">
        <w:rPr>
          <w:rFonts w:hint="eastAsia"/>
          <w:sz w:val="24"/>
          <w:szCs w:val="24"/>
        </w:rPr>
        <w:t>由于开发</w:t>
      </w:r>
      <w:r w:rsidRPr="008A77BC">
        <w:rPr>
          <w:sz w:val="24"/>
          <w:szCs w:val="24"/>
        </w:rPr>
        <w:t>框架选择</w:t>
      </w:r>
      <w:r w:rsidRPr="008A77BC">
        <w:rPr>
          <w:sz w:val="24"/>
          <w:szCs w:val="24"/>
        </w:rPr>
        <w:t>SSH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w:t>
      </w:r>
      <w:r w:rsidRPr="008A77BC">
        <w:rPr>
          <w:rFonts w:ascii="宋体" w:hAnsi="宋体"/>
          <w:sz w:val="24"/>
          <w:szCs w:val="24"/>
        </w:rPr>
        <w:t>而Hibernate正式基于数据库无关性设计的</w:t>
      </w:r>
      <w:proofErr w:type="gramStart"/>
      <w:r w:rsidRPr="008A77BC">
        <w:rPr>
          <w:rFonts w:ascii="宋体" w:hAnsi="宋体"/>
          <w:sz w:val="24"/>
          <w:szCs w:val="24"/>
        </w:rPr>
        <w:t>一</w:t>
      </w:r>
      <w:proofErr w:type="gramEnd"/>
      <w:r w:rsidRPr="008A77BC">
        <w:rPr>
          <w:rFonts w:ascii="宋体" w:hAnsi="宋体"/>
          <w:sz w:val="24"/>
          <w:szCs w:val="24"/>
        </w:rPr>
        <w:t>套数据持久化方案</w:t>
      </w:r>
      <w:r w:rsidRPr="008A77BC">
        <w:rPr>
          <w:rFonts w:ascii="宋体" w:hAnsi="宋体" w:hint="eastAsia"/>
          <w:sz w:val="24"/>
          <w:szCs w:val="24"/>
        </w:rPr>
        <w:t>，因此</w:t>
      </w:r>
      <w:r w:rsidRPr="008A77BC">
        <w:rPr>
          <w:rFonts w:ascii="宋体" w:hAnsi="宋体"/>
          <w:sz w:val="24"/>
          <w:szCs w:val="24"/>
        </w:rPr>
        <w:t>，无论是Oracle、</w:t>
      </w:r>
      <w:proofErr w:type="spellStart"/>
      <w:r w:rsidRPr="008A77BC">
        <w:rPr>
          <w:rFonts w:ascii="宋体" w:hAnsi="宋体"/>
          <w:sz w:val="24"/>
          <w:szCs w:val="24"/>
        </w:rPr>
        <w:t>SQLServer</w:t>
      </w:r>
      <w:proofErr w:type="spellEnd"/>
      <w:r w:rsidRPr="008A77BC">
        <w:rPr>
          <w:rFonts w:ascii="宋体" w:hAnsi="宋体"/>
          <w:sz w:val="24"/>
          <w:szCs w:val="24"/>
        </w:rPr>
        <w:t>还是</w:t>
      </w:r>
      <w:proofErr w:type="spellStart"/>
      <w:r w:rsidRPr="008A77BC">
        <w:rPr>
          <w:rFonts w:ascii="宋体" w:hAnsi="宋体"/>
          <w:sz w:val="24"/>
          <w:szCs w:val="24"/>
        </w:rPr>
        <w:t>MySQL</w:t>
      </w:r>
      <w:proofErr w:type="spellEnd"/>
      <w:r w:rsidRPr="008A77BC">
        <w:rPr>
          <w:rFonts w:ascii="宋体" w:hAnsi="宋体" w:hint="eastAsia"/>
          <w:sz w:val="24"/>
          <w:szCs w:val="24"/>
        </w:rPr>
        <w:t>（不限于</w:t>
      </w:r>
      <w:r w:rsidRPr="008A77BC">
        <w:rPr>
          <w:rFonts w:ascii="宋体" w:hAnsi="宋体"/>
          <w:sz w:val="24"/>
          <w:szCs w:val="24"/>
        </w:rPr>
        <w:t>上述三种数据库），都能够轻松应对</w:t>
      </w:r>
      <w:r w:rsidRPr="008A77BC">
        <w:rPr>
          <w:rFonts w:ascii="宋体" w:hAnsi="宋体" w:hint="eastAsia"/>
          <w:sz w:val="24"/>
          <w:szCs w:val="24"/>
        </w:rPr>
        <w:t>，</w:t>
      </w:r>
      <w:r w:rsidRPr="008A77BC">
        <w:rPr>
          <w:rFonts w:ascii="宋体" w:hAnsi="宋体"/>
          <w:sz w:val="24"/>
          <w:szCs w:val="24"/>
        </w:rPr>
        <w:t>只需更改配置就能够支持多</w:t>
      </w:r>
      <w:r w:rsidRPr="008A77BC">
        <w:rPr>
          <w:rFonts w:ascii="宋体" w:hAnsi="宋体" w:hint="eastAsia"/>
          <w:sz w:val="24"/>
          <w:szCs w:val="24"/>
        </w:rPr>
        <w:t>种</w:t>
      </w:r>
      <w:r w:rsidRPr="008A77BC">
        <w:rPr>
          <w:rFonts w:ascii="宋体" w:hAnsi="宋体"/>
          <w:sz w:val="24"/>
          <w:szCs w:val="24"/>
        </w:rPr>
        <w:t>类型的数据库系统。</w:t>
      </w:r>
    </w:p>
    <w:p w:rsidR="00DF6494" w:rsidRPr="008A77BC" w:rsidRDefault="00DF6494" w:rsidP="00DF64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中，</w:t>
      </w:r>
      <w:r w:rsidRPr="008A77BC">
        <w:rPr>
          <w:rFonts w:ascii="宋体" w:hAnsi="宋体" w:hint="eastAsia"/>
          <w:sz w:val="24"/>
          <w:szCs w:val="24"/>
        </w:rPr>
        <w:t>由于</w:t>
      </w:r>
      <w:r w:rsidRPr="008A77BC">
        <w:rPr>
          <w:rFonts w:ascii="宋体" w:hAnsi="宋体"/>
          <w:sz w:val="24"/>
          <w:szCs w:val="24"/>
        </w:rPr>
        <w:t>设计考虑到数据库无关性，我们</w:t>
      </w:r>
      <w:r w:rsidRPr="008A77BC">
        <w:rPr>
          <w:rFonts w:ascii="宋体" w:hAnsi="宋体" w:hint="eastAsia"/>
          <w:sz w:val="24"/>
          <w:szCs w:val="24"/>
        </w:rPr>
        <w:t>选择</w:t>
      </w:r>
      <w:r w:rsidRPr="008A77BC">
        <w:rPr>
          <w:rFonts w:ascii="宋体" w:hAnsi="宋体"/>
          <w:sz w:val="24"/>
          <w:szCs w:val="24"/>
        </w:rPr>
        <w:t>使用</w:t>
      </w:r>
      <w:proofErr w:type="spellStart"/>
      <w:r w:rsidRPr="008A77BC">
        <w:rPr>
          <w:rFonts w:ascii="宋体" w:hAnsi="宋体"/>
          <w:sz w:val="24"/>
          <w:szCs w:val="24"/>
        </w:rPr>
        <w:t>MySQL</w:t>
      </w:r>
      <w:proofErr w:type="spellEnd"/>
      <w:r w:rsidRPr="008A77BC">
        <w:rPr>
          <w:rFonts w:ascii="宋体" w:hAnsi="宋体"/>
          <w:sz w:val="24"/>
          <w:szCs w:val="24"/>
        </w:rPr>
        <w:t xml:space="preserve"> 5作为数据库管理系统，</w:t>
      </w:r>
      <w:r w:rsidRPr="008A77BC">
        <w:rPr>
          <w:rFonts w:ascii="宋体" w:hAnsi="宋体" w:hint="eastAsia"/>
          <w:sz w:val="24"/>
          <w:szCs w:val="24"/>
        </w:rPr>
        <w:t>主要</w:t>
      </w:r>
      <w:r w:rsidRPr="008A77BC">
        <w:rPr>
          <w:rFonts w:ascii="宋体" w:hAnsi="宋体"/>
          <w:sz w:val="24"/>
          <w:szCs w:val="24"/>
        </w:rPr>
        <w:t>出于下面</w:t>
      </w:r>
      <w:r w:rsidRPr="008A77BC">
        <w:rPr>
          <w:rFonts w:ascii="宋体" w:hAnsi="宋体" w:hint="eastAsia"/>
          <w:sz w:val="24"/>
          <w:szCs w:val="24"/>
        </w:rPr>
        <w:t>四</w:t>
      </w:r>
      <w:r w:rsidRPr="008A77BC">
        <w:rPr>
          <w:rFonts w:ascii="宋体" w:hAnsi="宋体"/>
          <w:sz w:val="24"/>
          <w:szCs w:val="24"/>
        </w:rPr>
        <w:t>个原因：</w:t>
      </w:r>
    </w:p>
    <w:p w:rsidR="00DF6494" w:rsidRPr="008A77BC" w:rsidRDefault="00DF6494" w:rsidP="00DF6494">
      <w:pPr>
        <w:spacing w:line="360" w:lineRule="auto"/>
        <w:ind w:firstLine="420"/>
        <w:rPr>
          <w:sz w:val="24"/>
          <w:szCs w:val="24"/>
        </w:rPr>
      </w:pPr>
      <w:r w:rsidRPr="008A77BC">
        <w:rPr>
          <w:rFonts w:hint="eastAsia"/>
          <w:sz w:val="24"/>
          <w:szCs w:val="24"/>
        </w:rPr>
        <w:t>1</w:t>
      </w:r>
      <w:r w:rsidRPr="008A77BC">
        <w:rPr>
          <w:rFonts w:hint="eastAsia"/>
          <w:sz w:val="24"/>
          <w:szCs w:val="24"/>
        </w:rPr>
        <w:t>、支持</w:t>
      </w:r>
      <w:r w:rsidRPr="008A77BC">
        <w:rPr>
          <w:rFonts w:hint="eastAsia"/>
          <w:sz w:val="24"/>
          <w:szCs w:val="24"/>
        </w:rPr>
        <w:t>5000</w:t>
      </w:r>
      <w:r w:rsidRPr="008A77BC">
        <w:rPr>
          <w:rFonts w:hint="eastAsia"/>
          <w:sz w:val="24"/>
          <w:szCs w:val="24"/>
        </w:rPr>
        <w:t>万条大</w:t>
      </w:r>
      <w:r w:rsidRPr="008A77BC">
        <w:rPr>
          <w:sz w:val="24"/>
          <w:szCs w:val="24"/>
        </w:rPr>
        <w:t>数据</w:t>
      </w:r>
      <w:r w:rsidRPr="008A77BC">
        <w:rPr>
          <w:rFonts w:hint="eastAsia"/>
          <w:sz w:val="24"/>
          <w:szCs w:val="24"/>
        </w:rPr>
        <w:t>记录的数据仓库；</w:t>
      </w:r>
    </w:p>
    <w:p w:rsidR="00DF6494" w:rsidRPr="008A77BC" w:rsidRDefault="00DF6494" w:rsidP="00DF6494">
      <w:pPr>
        <w:spacing w:line="360" w:lineRule="auto"/>
        <w:ind w:firstLine="420"/>
        <w:rPr>
          <w:sz w:val="24"/>
          <w:szCs w:val="24"/>
        </w:rPr>
      </w:pPr>
      <w:r w:rsidRPr="008A77BC">
        <w:rPr>
          <w:rFonts w:hint="eastAsia"/>
          <w:sz w:val="24"/>
          <w:szCs w:val="24"/>
        </w:rPr>
        <w:t>2</w:t>
      </w:r>
      <w:r w:rsidRPr="008A77BC">
        <w:rPr>
          <w:rFonts w:hint="eastAsia"/>
          <w:sz w:val="24"/>
          <w:szCs w:val="24"/>
        </w:rPr>
        <w:t>、适应于几乎所有的操作系统（</w:t>
      </w:r>
      <w:r w:rsidRPr="008A77BC">
        <w:rPr>
          <w:rFonts w:hint="eastAsia"/>
          <w:sz w:val="24"/>
          <w:szCs w:val="24"/>
        </w:rPr>
        <w:t>Windows</w:t>
      </w:r>
      <w:r w:rsidRPr="008A77BC">
        <w:rPr>
          <w:sz w:val="24"/>
          <w:szCs w:val="24"/>
        </w:rPr>
        <w:t>/Linux/Unix</w:t>
      </w:r>
      <w:r w:rsidRPr="008A77BC">
        <w:rPr>
          <w:sz w:val="24"/>
          <w:szCs w:val="24"/>
        </w:rPr>
        <w:t>）</w:t>
      </w:r>
      <w:r w:rsidRPr="008A77BC">
        <w:rPr>
          <w:rFonts w:hint="eastAsia"/>
          <w:sz w:val="24"/>
          <w:szCs w:val="24"/>
        </w:rPr>
        <w:t>；</w:t>
      </w:r>
    </w:p>
    <w:p w:rsidR="00DF6494" w:rsidRPr="008A77BC" w:rsidRDefault="00DF6494" w:rsidP="00DF6494">
      <w:pPr>
        <w:spacing w:line="360" w:lineRule="auto"/>
        <w:ind w:firstLine="420"/>
        <w:rPr>
          <w:sz w:val="24"/>
          <w:szCs w:val="24"/>
        </w:rPr>
      </w:pPr>
      <w:r w:rsidRPr="008A77BC">
        <w:rPr>
          <w:rFonts w:hint="eastAsia"/>
          <w:sz w:val="24"/>
          <w:szCs w:val="24"/>
        </w:rPr>
        <w:t>3</w:t>
      </w:r>
      <w:r w:rsidRPr="008A77BC">
        <w:rPr>
          <w:rFonts w:hint="eastAsia"/>
          <w:sz w:val="24"/>
          <w:szCs w:val="24"/>
        </w:rPr>
        <w:t>、开源软件，版本更新、</w:t>
      </w:r>
      <w:r w:rsidRPr="008A77BC">
        <w:rPr>
          <w:sz w:val="24"/>
          <w:szCs w:val="24"/>
        </w:rPr>
        <w:t>补丁升级</w:t>
      </w:r>
      <w:r w:rsidRPr="008A77BC">
        <w:rPr>
          <w:rFonts w:hint="eastAsia"/>
          <w:sz w:val="24"/>
          <w:szCs w:val="24"/>
        </w:rPr>
        <w:t>快；</w:t>
      </w:r>
    </w:p>
    <w:p w:rsidR="00DF6494" w:rsidRPr="00BF20FA" w:rsidRDefault="00DF6494" w:rsidP="00BF20FA">
      <w:pPr>
        <w:pStyle w:val="ListParagraph"/>
        <w:numPr>
          <w:ilvl w:val="0"/>
          <w:numId w:val="44"/>
        </w:numPr>
        <w:spacing w:line="360" w:lineRule="auto"/>
        <w:ind w:firstLineChars="0"/>
        <w:rPr>
          <w:sz w:val="24"/>
          <w:szCs w:val="24"/>
        </w:rPr>
      </w:pPr>
      <w:r w:rsidRPr="00BF20FA">
        <w:rPr>
          <w:rFonts w:hint="eastAsia"/>
          <w:sz w:val="24"/>
          <w:szCs w:val="24"/>
        </w:rPr>
        <w:t>性能出色。</w:t>
      </w:r>
    </w:p>
    <w:p w:rsidR="00DF6494" w:rsidRPr="00E55392" w:rsidRDefault="00DF6494" w:rsidP="00BF20FA">
      <w:pPr>
        <w:pStyle w:val="Heading3"/>
        <w:numPr>
          <w:ilvl w:val="2"/>
          <w:numId w:val="43"/>
        </w:numPr>
        <w:spacing w:line="360" w:lineRule="auto"/>
      </w:pPr>
      <w:bookmarkStart w:id="80" w:name="_Toc363680126"/>
      <w:r w:rsidRPr="00E55392">
        <w:rPr>
          <w:rFonts w:hint="eastAsia"/>
        </w:rPr>
        <w:t>Web</w:t>
      </w:r>
      <w:r w:rsidRPr="00E55392">
        <w:t>开发标准</w:t>
      </w:r>
      <w:bookmarkEnd w:id="80"/>
    </w:p>
    <w:p w:rsidR="00DF6494" w:rsidRPr="00A4445C" w:rsidRDefault="00DF6494" w:rsidP="00DF6494">
      <w:pPr>
        <w:spacing w:line="360" w:lineRule="auto"/>
        <w:ind w:firstLine="420"/>
        <w:rPr>
          <w:szCs w:val="21"/>
        </w:rPr>
      </w:pPr>
      <w:r w:rsidRPr="008A77BC">
        <w:rPr>
          <w:rFonts w:hint="eastAsia"/>
          <w:sz w:val="24"/>
          <w:szCs w:val="24"/>
        </w:rPr>
        <w:t>为了实现前台代码高度重用，尽量减少输出到客户端的</w:t>
      </w:r>
      <w:r w:rsidRPr="008A77BC">
        <w:rPr>
          <w:rFonts w:hint="eastAsia"/>
          <w:sz w:val="24"/>
          <w:szCs w:val="24"/>
        </w:rPr>
        <w:t>CSS</w:t>
      </w:r>
      <w:r w:rsidRPr="008A77BC">
        <w:rPr>
          <w:rFonts w:hint="eastAsia"/>
          <w:sz w:val="24"/>
          <w:szCs w:val="24"/>
        </w:rPr>
        <w:t>文件个数。后台文件组织提倡“高内聚</w:t>
      </w:r>
      <w:r w:rsidRPr="008A77BC">
        <w:rPr>
          <w:rFonts w:hint="eastAsia"/>
          <w:sz w:val="24"/>
          <w:szCs w:val="24"/>
        </w:rPr>
        <w:t xml:space="preserve"> </w:t>
      </w:r>
      <w:r w:rsidRPr="008A77BC">
        <w:rPr>
          <w:rFonts w:hint="eastAsia"/>
          <w:sz w:val="24"/>
          <w:szCs w:val="24"/>
        </w:rPr>
        <w:t>低耦合”，业务逻辑极致分离，确保后台代码便于维护，易于扩展，我们在</w:t>
      </w:r>
      <w:r w:rsidRPr="008A77BC">
        <w:rPr>
          <w:sz w:val="24"/>
          <w:szCs w:val="24"/>
        </w:rPr>
        <w:t>本项目中</w:t>
      </w:r>
      <w:r w:rsidRPr="008A77BC">
        <w:rPr>
          <w:rFonts w:hint="eastAsia"/>
          <w:sz w:val="24"/>
          <w:szCs w:val="24"/>
        </w:rPr>
        <w:t>使用</w:t>
      </w:r>
      <w:r w:rsidRPr="008A77BC">
        <w:rPr>
          <w:rFonts w:hint="eastAsia"/>
          <w:sz w:val="24"/>
          <w:szCs w:val="24"/>
        </w:rPr>
        <w:t>HTML</w:t>
      </w:r>
      <w:r w:rsidRPr="008A77BC">
        <w:rPr>
          <w:sz w:val="24"/>
          <w:szCs w:val="24"/>
        </w:rPr>
        <w:t>5</w:t>
      </w:r>
      <w:r w:rsidRPr="008A77BC">
        <w:rPr>
          <w:sz w:val="24"/>
          <w:szCs w:val="24"/>
        </w:rPr>
        <w:t>新一代</w:t>
      </w:r>
      <w:r w:rsidRPr="008A77BC">
        <w:rPr>
          <w:sz w:val="24"/>
          <w:szCs w:val="24"/>
        </w:rPr>
        <w:t>Web</w:t>
      </w:r>
      <w:r w:rsidRPr="008A77BC">
        <w:rPr>
          <w:sz w:val="24"/>
          <w:szCs w:val="24"/>
        </w:rPr>
        <w:t>开发标准。</w:t>
      </w:r>
    </w:p>
    <w:p w:rsidR="00DF6494" w:rsidRPr="00E55392" w:rsidRDefault="00DF6494" w:rsidP="00BF20FA">
      <w:pPr>
        <w:pStyle w:val="Heading3"/>
        <w:numPr>
          <w:ilvl w:val="2"/>
          <w:numId w:val="43"/>
        </w:numPr>
        <w:spacing w:line="360" w:lineRule="auto"/>
      </w:pPr>
      <w:bookmarkStart w:id="81" w:name="_Toc363680127"/>
      <w:r w:rsidRPr="00E55392">
        <w:rPr>
          <w:rFonts w:hint="eastAsia"/>
        </w:rPr>
        <w:lastRenderedPageBreak/>
        <w:t>协议支持</w:t>
      </w:r>
      <w:bookmarkEnd w:id="81"/>
    </w:p>
    <w:p w:rsidR="00DF6494" w:rsidRPr="008A77BC" w:rsidRDefault="00DF6494" w:rsidP="00DF6494">
      <w:pPr>
        <w:spacing w:line="360" w:lineRule="auto"/>
        <w:ind w:firstLine="420"/>
        <w:rPr>
          <w:sz w:val="24"/>
          <w:szCs w:val="24"/>
        </w:rPr>
      </w:pPr>
      <w:r w:rsidRPr="008A77BC">
        <w:rPr>
          <w:rFonts w:hint="eastAsia"/>
          <w:sz w:val="24"/>
          <w:szCs w:val="24"/>
        </w:rPr>
        <w:t>本项目设计</w:t>
      </w:r>
      <w:r w:rsidRPr="008A77BC">
        <w:rPr>
          <w:sz w:val="24"/>
          <w:szCs w:val="24"/>
        </w:rPr>
        <w:t>支持</w:t>
      </w:r>
      <w:r w:rsidRPr="008A77BC">
        <w:rPr>
          <w:sz w:val="24"/>
          <w:szCs w:val="24"/>
        </w:rPr>
        <w:t>LDAP</w:t>
      </w:r>
      <w:r w:rsidRPr="008A77BC">
        <w:rPr>
          <w:rFonts w:hint="eastAsia"/>
          <w:sz w:val="24"/>
          <w:szCs w:val="24"/>
        </w:rPr>
        <w:t>和</w:t>
      </w:r>
      <w:r w:rsidRPr="008A77BC">
        <w:rPr>
          <w:sz w:val="24"/>
          <w:szCs w:val="24"/>
        </w:rPr>
        <w:t>Radius</w:t>
      </w:r>
      <w:r w:rsidRPr="008A77BC">
        <w:rPr>
          <w:rFonts w:hint="eastAsia"/>
          <w:sz w:val="24"/>
          <w:szCs w:val="24"/>
        </w:rPr>
        <w:t>协议，</w:t>
      </w:r>
      <w:r w:rsidRPr="008A77BC">
        <w:rPr>
          <w:sz w:val="24"/>
          <w:szCs w:val="24"/>
        </w:rPr>
        <w:t>同时</w:t>
      </w:r>
      <w:r w:rsidRPr="008A77BC">
        <w:rPr>
          <w:rFonts w:hint="eastAsia"/>
          <w:sz w:val="24"/>
          <w:szCs w:val="24"/>
        </w:rPr>
        <w:t>支持</w:t>
      </w:r>
      <w:r w:rsidRPr="008A77BC">
        <w:rPr>
          <w:sz w:val="24"/>
          <w:szCs w:val="24"/>
        </w:rPr>
        <w:t>IPv4/IPv6</w:t>
      </w:r>
      <w:r w:rsidRPr="008A77BC">
        <w:rPr>
          <w:sz w:val="24"/>
          <w:szCs w:val="24"/>
        </w:rPr>
        <w:t>网络</w:t>
      </w:r>
      <w:r w:rsidRPr="008A77BC">
        <w:rPr>
          <w:rFonts w:hint="eastAsia"/>
          <w:sz w:val="24"/>
          <w:szCs w:val="24"/>
        </w:rPr>
        <w:t>。</w:t>
      </w:r>
    </w:p>
    <w:p w:rsidR="00A96BBB" w:rsidRPr="00C64B1F" w:rsidRDefault="00DF6494" w:rsidP="00A0087F">
      <w:pPr>
        <w:spacing w:line="360" w:lineRule="auto"/>
        <w:ind w:firstLine="420"/>
        <w:rPr>
          <w:sz w:val="24"/>
          <w:szCs w:val="24"/>
        </w:rPr>
      </w:pPr>
      <w:r>
        <w:rPr>
          <w:rFonts w:hint="eastAsia"/>
          <w:sz w:val="24"/>
          <w:szCs w:val="24"/>
        </w:rPr>
        <w:t>类似现有的</w:t>
      </w:r>
      <w:r w:rsidRPr="008A77BC">
        <w:rPr>
          <w:sz w:val="24"/>
          <w:szCs w:val="24"/>
        </w:rPr>
        <w:t>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其中</w:t>
      </w:r>
      <w:r w:rsidRPr="008A77BC">
        <w:rPr>
          <w:sz w:val="24"/>
          <w:szCs w:val="24"/>
        </w:rPr>
        <w:t>的</w:t>
      </w:r>
      <w:r w:rsidRPr="008A77BC">
        <w:rPr>
          <w:rFonts w:hint="eastAsia"/>
          <w:sz w:val="24"/>
          <w:szCs w:val="24"/>
        </w:rPr>
        <w:t>深圳大学城用户</w:t>
      </w:r>
      <w:r w:rsidRPr="008A77BC">
        <w:rPr>
          <w:sz w:val="24"/>
          <w:szCs w:val="24"/>
        </w:rPr>
        <w:t>统一</w:t>
      </w:r>
      <w:r w:rsidRPr="008A77BC">
        <w:rPr>
          <w:rFonts w:hint="eastAsia"/>
          <w:sz w:val="24"/>
          <w:szCs w:val="24"/>
        </w:rPr>
        <w:t>身份</w:t>
      </w:r>
      <w:r w:rsidRPr="008A77BC">
        <w:rPr>
          <w:sz w:val="24"/>
          <w:szCs w:val="24"/>
        </w:rPr>
        <w:t>认证系统就是</w:t>
      </w:r>
      <w:r w:rsidRPr="008A77BC">
        <w:rPr>
          <w:rFonts w:hint="eastAsia"/>
          <w:sz w:val="24"/>
          <w:szCs w:val="24"/>
        </w:rPr>
        <w:t>基于</w:t>
      </w:r>
      <w:r w:rsidRPr="008A77BC">
        <w:rPr>
          <w:sz w:val="24"/>
          <w:szCs w:val="24"/>
        </w:rPr>
        <w:t>大学城</w:t>
      </w:r>
      <w:r w:rsidRPr="008A77BC">
        <w:rPr>
          <w:sz w:val="24"/>
          <w:szCs w:val="24"/>
        </w:rPr>
        <w:t>LDAP/Radius</w:t>
      </w:r>
      <w:r w:rsidRPr="008A77BC">
        <w:rPr>
          <w:sz w:val="24"/>
          <w:szCs w:val="24"/>
        </w:rPr>
        <w:t>协议独立开发</w:t>
      </w:r>
      <w:r w:rsidRPr="008A77BC">
        <w:rPr>
          <w:rFonts w:hint="eastAsia"/>
          <w:sz w:val="24"/>
          <w:szCs w:val="24"/>
        </w:rPr>
        <w:t>的</w:t>
      </w:r>
      <w:r w:rsidRPr="008A77BC">
        <w:rPr>
          <w:sz w:val="24"/>
          <w:szCs w:val="24"/>
        </w:rPr>
        <w:t>功能，</w:t>
      </w:r>
      <w:r w:rsidRPr="008A77BC">
        <w:rPr>
          <w:rFonts w:hint="eastAsia"/>
          <w:sz w:val="24"/>
          <w:szCs w:val="24"/>
        </w:rPr>
        <w:t>使用</w:t>
      </w:r>
      <w:r w:rsidRPr="008A77BC">
        <w:rPr>
          <w:sz w:val="24"/>
          <w:szCs w:val="24"/>
        </w:rPr>
        <w:t>该协议</w:t>
      </w:r>
      <w:r w:rsidRPr="008A77BC">
        <w:rPr>
          <w:rFonts w:hint="eastAsia"/>
          <w:sz w:val="24"/>
          <w:szCs w:val="24"/>
        </w:rPr>
        <w:t>访问</w:t>
      </w:r>
      <w:r w:rsidRPr="008A77BC">
        <w:rPr>
          <w:sz w:val="24"/>
          <w:szCs w:val="24"/>
        </w:rPr>
        <w:t>大学城的用户系统，获得相应授权，用户验证后，根据授权内容进行不同的操作。</w:t>
      </w:r>
      <w:bookmarkStart w:id="82" w:name="_Toc10507"/>
    </w:p>
    <w:bookmarkEnd w:id="82"/>
    <w:p w:rsidR="00A96BBB" w:rsidRDefault="00A96BBB" w:rsidP="00944E22">
      <w:pPr>
        <w:rPr>
          <w:sz w:val="24"/>
          <w:szCs w:val="24"/>
        </w:rPr>
      </w:pPr>
    </w:p>
    <w:p w:rsidR="00972E20" w:rsidRPr="00E55392" w:rsidRDefault="00972E20" w:rsidP="00972E20">
      <w:pPr>
        <w:pStyle w:val="Heading3"/>
        <w:numPr>
          <w:ilvl w:val="2"/>
          <w:numId w:val="43"/>
        </w:numPr>
        <w:spacing w:line="360" w:lineRule="auto"/>
      </w:pPr>
      <w:r w:rsidRPr="00972E20">
        <w:rPr>
          <w:rFonts w:hint="eastAsia"/>
        </w:rPr>
        <w:t>组件式开发</w:t>
      </w:r>
    </w:p>
    <w:p w:rsidR="00761729" w:rsidRPr="00761729" w:rsidRDefault="00972E20" w:rsidP="00761729">
      <w:pPr>
        <w:rPr>
          <w:sz w:val="24"/>
          <w:szCs w:val="24"/>
        </w:rPr>
      </w:pPr>
      <w:r>
        <w:rPr>
          <w:rFonts w:hint="eastAsia"/>
          <w:sz w:val="24"/>
          <w:szCs w:val="24"/>
        </w:rPr>
        <w:t xml:space="preserve">    </w:t>
      </w:r>
      <w:r w:rsidRPr="008A77BC">
        <w:rPr>
          <w:rFonts w:hint="eastAsia"/>
          <w:sz w:val="24"/>
          <w:szCs w:val="24"/>
        </w:rPr>
        <w:t>本</w:t>
      </w:r>
      <w:r w:rsidR="00761729" w:rsidRPr="00761729">
        <w:rPr>
          <w:rFonts w:hint="eastAsia"/>
          <w:sz w:val="24"/>
          <w:szCs w:val="24"/>
        </w:rPr>
        <w:t>系统</w:t>
      </w:r>
      <w:r w:rsidR="00761729">
        <w:rPr>
          <w:rFonts w:hint="eastAsia"/>
          <w:sz w:val="24"/>
          <w:szCs w:val="24"/>
        </w:rPr>
        <w:t>将</w:t>
      </w:r>
      <w:r w:rsidR="00761729" w:rsidRPr="00761729">
        <w:rPr>
          <w:rFonts w:hint="eastAsia"/>
          <w:sz w:val="24"/>
          <w:szCs w:val="24"/>
        </w:rPr>
        <w:t>采用模块化、组件化的体系结构，在技术架构和设计模式上保证技术的延续性，灵活的扩展性和广泛的适应性，确保系统能够满足用户在数据及业务功能扩展方面的需求。</w:t>
      </w:r>
    </w:p>
    <w:p w:rsidR="00761729" w:rsidRPr="00761729" w:rsidRDefault="00761729" w:rsidP="00761729">
      <w:pPr>
        <w:rPr>
          <w:sz w:val="24"/>
          <w:szCs w:val="24"/>
        </w:rPr>
      </w:pPr>
      <w:r>
        <w:rPr>
          <w:rFonts w:hint="eastAsia"/>
          <w:sz w:val="24"/>
          <w:szCs w:val="24"/>
        </w:rPr>
        <w:t xml:space="preserve">    </w:t>
      </w:r>
      <w:r w:rsidRPr="00761729">
        <w:rPr>
          <w:rFonts w:hint="eastAsia"/>
          <w:sz w:val="24"/>
          <w:szCs w:val="24"/>
        </w:rPr>
        <w:t>基于模块的运行时动态扩展</w:t>
      </w:r>
      <w:r>
        <w:rPr>
          <w:rFonts w:hint="eastAsia"/>
          <w:sz w:val="24"/>
          <w:szCs w:val="24"/>
        </w:rPr>
        <w:t>介绍</w:t>
      </w:r>
      <w:r>
        <w:rPr>
          <w:rFonts w:hint="eastAsia"/>
          <w:sz w:val="24"/>
          <w:szCs w:val="24"/>
        </w:rPr>
        <w:t>:</w:t>
      </w:r>
      <w:r w:rsidRPr="00761729">
        <w:rPr>
          <w:rFonts w:hint="eastAsia"/>
          <w:sz w:val="24"/>
          <w:szCs w:val="24"/>
        </w:rPr>
        <w:t xml:space="preserve"> </w:t>
      </w:r>
    </w:p>
    <w:p w:rsidR="00761729" w:rsidRPr="00761729" w:rsidRDefault="00761729" w:rsidP="00761729">
      <w:pPr>
        <w:rPr>
          <w:sz w:val="24"/>
          <w:szCs w:val="24"/>
        </w:rPr>
      </w:pPr>
      <w:r>
        <w:rPr>
          <w:rFonts w:hint="eastAsia"/>
          <w:sz w:val="24"/>
          <w:szCs w:val="24"/>
        </w:rPr>
        <w:t xml:space="preserve">    </w:t>
      </w:r>
      <w:r w:rsidRPr="00761729">
        <w:rPr>
          <w:rFonts w:hint="eastAsia"/>
          <w:sz w:val="24"/>
          <w:szCs w:val="24"/>
        </w:rPr>
        <w:t>基于</w:t>
      </w:r>
      <w:r w:rsidRPr="00761729">
        <w:rPr>
          <w:rFonts w:hint="eastAsia"/>
          <w:sz w:val="24"/>
          <w:szCs w:val="24"/>
        </w:rPr>
        <w:t>Java</w:t>
      </w:r>
      <w:r w:rsidRPr="00761729">
        <w:rPr>
          <w:rFonts w:hint="eastAsia"/>
          <w:sz w:val="24"/>
          <w:szCs w:val="24"/>
        </w:rPr>
        <w:t>语言的服务（业务）规范</w:t>
      </w:r>
      <w:proofErr w:type="spellStart"/>
      <w:r w:rsidRPr="00761729">
        <w:rPr>
          <w:rFonts w:hint="eastAsia"/>
          <w:sz w:val="24"/>
          <w:szCs w:val="24"/>
        </w:rPr>
        <w:t>OSGi</w:t>
      </w:r>
      <w:proofErr w:type="spellEnd"/>
      <w:r w:rsidRPr="00761729">
        <w:rPr>
          <w:rFonts w:hint="eastAsia"/>
          <w:sz w:val="24"/>
          <w:szCs w:val="24"/>
        </w:rPr>
        <w:t>给出了</w:t>
      </w:r>
      <w:r>
        <w:rPr>
          <w:rFonts w:hint="eastAsia"/>
          <w:sz w:val="24"/>
          <w:szCs w:val="24"/>
        </w:rPr>
        <w:t>一套</w:t>
      </w:r>
      <w:r w:rsidRPr="00761729">
        <w:rPr>
          <w:rFonts w:hint="eastAsia"/>
          <w:sz w:val="24"/>
          <w:szCs w:val="24"/>
        </w:rPr>
        <w:t>解决方法，可以实现模块级别的动态扩展，而且是运行时的。所谓运行时模块的动态扩展，比如需要增加一些新的功能，可以将新开发的类和文件按照</w:t>
      </w:r>
      <w:r w:rsidRPr="00761729">
        <w:rPr>
          <w:rFonts w:hint="eastAsia"/>
          <w:sz w:val="24"/>
          <w:szCs w:val="24"/>
        </w:rPr>
        <w:t>Bundle</w:t>
      </w:r>
      <w:r w:rsidRPr="00761729">
        <w:rPr>
          <w:rFonts w:hint="eastAsia"/>
          <w:sz w:val="24"/>
          <w:szCs w:val="24"/>
        </w:rPr>
        <w:t>进行组织，然后直接放到运行时环境下，这些功能就可以使用了。</w:t>
      </w:r>
    </w:p>
    <w:p w:rsidR="00000000" w:rsidRDefault="00761729">
      <w:pPr>
        <w:ind w:firstLine="480"/>
        <w:rPr>
          <w:sz w:val="24"/>
          <w:szCs w:val="24"/>
        </w:rPr>
      </w:pPr>
      <w:proofErr w:type="gramStart"/>
      <w:r w:rsidRPr="00761729">
        <w:rPr>
          <w:rFonts w:hint="eastAsia"/>
          <w:sz w:val="24"/>
          <w:szCs w:val="24"/>
        </w:rPr>
        <w:t>Eclipse</w:t>
      </w:r>
      <w:r w:rsidRPr="00761729">
        <w:rPr>
          <w:rFonts w:hint="eastAsia"/>
          <w:sz w:val="24"/>
          <w:szCs w:val="24"/>
        </w:rPr>
        <w:t>的插件体系结构就是以</w:t>
      </w:r>
      <w:r w:rsidRPr="00761729">
        <w:rPr>
          <w:rFonts w:hint="eastAsia"/>
          <w:sz w:val="24"/>
          <w:szCs w:val="24"/>
        </w:rPr>
        <w:t>equinox(</w:t>
      </w:r>
      <w:proofErr w:type="gramEnd"/>
      <w:r w:rsidRPr="00761729">
        <w:rPr>
          <w:rFonts w:hint="eastAsia"/>
          <w:sz w:val="24"/>
          <w:szCs w:val="24"/>
        </w:rPr>
        <w:t>一个</w:t>
      </w:r>
      <w:proofErr w:type="spellStart"/>
      <w:r w:rsidRPr="00761729">
        <w:rPr>
          <w:rFonts w:hint="eastAsia"/>
          <w:sz w:val="24"/>
          <w:szCs w:val="24"/>
        </w:rPr>
        <w:t>OSGi</w:t>
      </w:r>
      <w:proofErr w:type="spellEnd"/>
      <w:r w:rsidRPr="00761729">
        <w:rPr>
          <w:rFonts w:hint="eastAsia"/>
          <w:sz w:val="24"/>
          <w:szCs w:val="24"/>
        </w:rPr>
        <w:t>规范的实现</w:t>
      </w:r>
      <w:r w:rsidRPr="00761729">
        <w:rPr>
          <w:rFonts w:hint="eastAsia"/>
          <w:sz w:val="24"/>
          <w:szCs w:val="24"/>
        </w:rPr>
        <w:t>)</w:t>
      </w:r>
      <w:r w:rsidRPr="00761729">
        <w:rPr>
          <w:rFonts w:hint="eastAsia"/>
          <w:sz w:val="24"/>
          <w:szCs w:val="24"/>
        </w:rPr>
        <w:t>为核心构建的。它里面提到了扩展</w:t>
      </w:r>
      <w:r w:rsidRPr="00761729">
        <w:rPr>
          <w:rFonts w:hint="eastAsia"/>
          <w:sz w:val="24"/>
          <w:szCs w:val="24"/>
        </w:rPr>
        <w:t>/</w:t>
      </w:r>
      <w:r w:rsidRPr="00761729">
        <w:rPr>
          <w:rFonts w:hint="eastAsia"/>
          <w:sz w:val="24"/>
          <w:szCs w:val="24"/>
        </w:rPr>
        <w:t>扩展点的概念</w:t>
      </w:r>
      <w:r>
        <w:rPr>
          <w:rFonts w:hint="eastAsia"/>
          <w:sz w:val="24"/>
          <w:szCs w:val="24"/>
        </w:rPr>
        <w:t>，可以很好地为整个系统的组件式开发提供基础。</w:t>
      </w:r>
    </w:p>
    <w:p w:rsidR="00000000" w:rsidRDefault="00761729">
      <w:pPr>
        <w:ind w:firstLine="480"/>
        <w:rPr>
          <w:sz w:val="24"/>
          <w:szCs w:val="24"/>
        </w:rPr>
      </w:pPr>
      <w:r w:rsidRPr="00761729">
        <w:rPr>
          <w:rFonts w:hint="eastAsia"/>
          <w:sz w:val="24"/>
          <w:szCs w:val="24"/>
        </w:rPr>
        <w:t>为了控制复杂性，平台</w:t>
      </w:r>
      <w:r>
        <w:rPr>
          <w:rFonts w:hint="eastAsia"/>
          <w:sz w:val="24"/>
          <w:szCs w:val="24"/>
        </w:rPr>
        <w:t>将</w:t>
      </w:r>
      <w:r w:rsidRPr="00761729">
        <w:rPr>
          <w:rFonts w:hint="eastAsia"/>
          <w:sz w:val="24"/>
          <w:szCs w:val="24"/>
        </w:rPr>
        <w:t>在逻辑上进行划分，各个逻辑模块之间是松散耦合，对每个领域都理解和仔细分析；可扩展</w:t>
      </w:r>
      <w:proofErr w:type="gramStart"/>
      <w:r w:rsidRPr="00761729">
        <w:rPr>
          <w:rFonts w:hint="eastAsia"/>
          <w:sz w:val="24"/>
          <w:szCs w:val="24"/>
        </w:rPr>
        <w:t>化随着</w:t>
      </w:r>
      <w:proofErr w:type="gramEnd"/>
      <w:r w:rsidRPr="00761729">
        <w:rPr>
          <w:rFonts w:hint="eastAsia"/>
          <w:sz w:val="24"/>
          <w:szCs w:val="24"/>
        </w:rPr>
        <w:t>业务领域理解的深入而不断重构获得；在系统演化过程中，我们时刻准备着，保持对复杂性的关注。确保这些复杂性得到消化。</w:t>
      </w:r>
    </w:p>
    <w:p w:rsidR="00972E20" w:rsidRDefault="00972E20" w:rsidP="00972E20">
      <w:pPr>
        <w:rPr>
          <w:sz w:val="24"/>
          <w:szCs w:val="24"/>
        </w:rPr>
      </w:pPr>
    </w:p>
    <w:p w:rsidR="00972E20" w:rsidRPr="00E55392" w:rsidRDefault="00972E20" w:rsidP="00972E20">
      <w:pPr>
        <w:pStyle w:val="Heading3"/>
        <w:numPr>
          <w:ilvl w:val="2"/>
          <w:numId w:val="43"/>
        </w:numPr>
        <w:spacing w:line="360" w:lineRule="auto"/>
      </w:pPr>
      <w:r w:rsidRPr="00972E20">
        <w:rPr>
          <w:rFonts w:hint="eastAsia"/>
        </w:rPr>
        <w:t>可分布式部署</w:t>
      </w:r>
    </w:p>
    <w:p w:rsidR="00000000" w:rsidRDefault="00972E20">
      <w:pPr>
        <w:ind w:firstLine="465"/>
        <w:rPr>
          <w:sz w:val="24"/>
          <w:szCs w:val="24"/>
        </w:rPr>
      </w:pPr>
      <w:r w:rsidRPr="008A77BC">
        <w:rPr>
          <w:rFonts w:hint="eastAsia"/>
          <w:sz w:val="24"/>
          <w:szCs w:val="24"/>
        </w:rPr>
        <w:t>本项目</w:t>
      </w:r>
      <w:r>
        <w:rPr>
          <w:rFonts w:hint="eastAsia"/>
          <w:sz w:val="24"/>
          <w:szCs w:val="24"/>
        </w:rPr>
        <w:t>的</w:t>
      </w:r>
      <w:r w:rsidRPr="00972E20">
        <w:rPr>
          <w:rFonts w:hint="eastAsia"/>
          <w:sz w:val="24"/>
          <w:szCs w:val="24"/>
        </w:rPr>
        <w:t>前后台及各管理模块</w:t>
      </w:r>
      <w:r>
        <w:rPr>
          <w:rFonts w:hint="eastAsia"/>
          <w:sz w:val="24"/>
          <w:szCs w:val="24"/>
        </w:rPr>
        <w:t>均支持</w:t>
      </w:r>
      <w:r w:rsidRPr="00972E20">
        <w:rPr>
          <w:rFonts w:hint="eastAsia"/>
          <w:sz w:val="24"/>
          <w:szCs w:val="24"/>
        </w:rPr>
        <w:t>可分布式部署</w:t>
      </w:r>
      <w:r w:rsidR="00A05F27">
        <w:rPr>
          <w:rFonts w:hint="eastAsia"/>
          <w:sz w:val="24"/>
          <w:szCs w:val="24"/>
        </w:rPr>
        <w:t>，</w:t>
      </w:r>
      <w:r w:rsidR="00A05F27" w:rsidRPr="008A77BC">
        <w:rPr>
          <w:rFonts w:hint="eastAsia"/>
          <w:sz w:val="24"/>
          <w:szCs w:val="24"/>
        </w:rPr>
        <w:t>从</w:t>
      </w:r>
      <w:r w:rsidR="00A05F27" w:rsidRPr="008A77BC">
        <w:rPr>
          <w:sz w:val="24"/>
          <w:szCs w:val="24"/>
        </w:rPr>
        <w:t>上到下</w:t>
      </w:r>
      <w:r w:rsidR="00A05F27" w:rsidRPr="008A77BC">
        <w:rPr>
          <w:rFonts w:hint="eastAsia"/>
          <w:sz w:val="24"/>
          <w:szCs w:val="24"/>
        </w:rPr>
        <w:t>依次</w:t>
      </w:r>
      <w:r w:rsidR="00A05F27" w:rsidRPr="008A77BC">
        <w:rPr>
          <w:sz w:val="24"/>
          <w:szCs w:val="24"/>
        </w:rPr>
        <w:t>为用户层</w:t>
      </w:r>
      <w:r w:rsidR="00A05F27" w:rsidRPr="008A77BC">
        <w:rPr>
          <w:rFonts w:hint="eastAsia"/>
          <w:sz w:val="24"/>
          <w:szCs w:val="24"/>
        </w:rPr>
        <w:t>、</w:t>
      </w:r>
      <w:r w:rsidR="00A05F27" w:rsidRPr="008A77BC">
        <w:rPr>
          <w:sz w:val="24"/>
          <w:szCs w:val="24"/>
        </w:rPr>
        <w:t>平台层、</w:t>
      </w:r>
      <w:r w:rsidR="00A05F27" w:rsidRPr="008A77BC">
        <w:rPr>
          <w:rFonts w:hint="eastAsia"/>
          <w:sz w:val="24"/>
          <w:szCs w:val="24"/>
        </w:rPr>
        <w:t>软件</w:t>
      </w:r>
      <w:r w:rsidR="00A05F27" w:rsidRPr="008A77BC">
        <w:rPr>
          <w:sz w:val="24"/>
          <w:szCs w:val="24"/>
        </w:rPr>
        <w:t>层、硬件层</w:t>
      </w:r>
      <w:r w:rsidR="00A05F27" w:rsidRPr="008A77BC">
        <w:rPr>
          <w:rFonts w:hint="eastAsia"/>
          <w:sz w:val="24"/>
          <w:szCs w:val="24"/>
        </w:rPr>
        <w:t>，</w:t>
      </w:r>
      <w:r w:rsidR="00A05F27" w:rsidRPr="008A77BC">
        <w:rPr>
          <w:sz w:val="24"/>
          <w:szCs w:val="24"/>
        </w:rPr>
        <w:t>详情如下所示：</w:t>
      </w:r>
    </w:p>
    <w:p w:rsidR="00000000" w:rsidRDefault="001A1EFE">
      <w:pPr>
        <w:ind w:firstLine="465"/>
        <w:rPr>
          <w:sz w:val="24"/>
          <w:szCs w:val="24"/>
        </w:rPr>
      </w:pPr>
    </w:p>
    <w:p w:rsidR="00000000" w:rsidRDefault="00A05F27">
      <w:pPr>
        <w:ind w:firstLine="465"/>
        <w:rPr>
          <w:szCs w:val="21"/>
        </w:rPr>
      </w:pPr>
      <w:r w:rsidRPr="00A4445C">
        <w:rPr>
          <w:szCs w:val="21"/>
        </w:rPr>
        <w:object w:dxaOrig="6858" w:dyaOrig="7368">
          <v:shape id="_x0000_i1027" type="#_x0000_t75" style="width:342.75pt;height:368.25pt" o:ole="">
            <v:imagedata r:id="rId32" o:title=""/>
          </v:shape>
          <o:OLEObject Type="Embed" ProgID="Visio.Drawing.11" ShapeID="_x0000_i1027" DrawAspect="Content" ObjectID="_1439187835" r:id="rId33"/>
        </w:object>
      </w:r>
    </w:p>
    <w:p w:rsidR="00476F71" w:rsidRPr="008A77BC" w:rsidRDefault="00476F71" w:rsidP="00476F71">
      <w:pPr>
        <w:spacing w:line="360" w:lineRule="auto"/>
        <w:ind w:firstLine="420"/>
        <w:rPr>
          <w:sz w:val="24"/>
          <w:szCs w:val="24"/>
        </w:rPr>
      </w:pPr>
      <w:r w:rsidRPr="008A77BC">
        <w:rPr>
          <w:rFonts w:hint="eastAsia"/>
          <w:sz w:val="24"/>
          <w:szCs w:val="24"/>
        </w:rPr>
        <w:t>其中，在</w:t>
      </w:r>
      <w:r w:rsidRPr="008A77BC">
        <w:rPr>
          <w:sz w:val="24"/>
          <w:szCs w:val="24"/>
        </w:rPr>
        <w:t>部署平台前，首先准备软件层和硬件层两部分，在大学城网络中心机房准备</w:t>
      </w:r>
      <w:r w:rsidRPr="008A77BC">
        <w:rPr>
          <w:rFonts w:hint="eastAsia"/>
          <w:sz w:val="24"/>
          <w:szCs w:val="24"/>
        </w:rPr>
        <w:t>平台</w:t>
      </w:r>
      <w:r w:rsidRPr="008A77BC">
        <w:rPr>
          <w:sz w:val="24"/>
          <w:szCs w:val="24"/>
        </w:rPr>
        <w:t>所需的服务器、网络、存储的硬件设备</w:t>
      </w:r>
      <w:r w:rsidRPr="008A77BC">
        <w:rPr>
          <w:rFonts w:hint="eastAsia"/>
          <w:sz w:val="24"/>
          <w:szCs w:val="24"/>
        </w:rPr>
        <w:t>，</w:t>
      </w:r>
      <w:r w:rsidRPr="008A77BC">
        <w:rPr>
          <w:sz w:val="24"/>
          <w:szCs w:val="24"/>
        </w:rPr>
        <w:t>接入网络</w:t>
      </w:r>
      <w:r w:rsidRPr="008A77BC">
        <w:rPr>
          <w:rFonts w:hint="eastAsia"/>
          <w:sz w:val="24"/>
          <w:szCs w:val="24"/>
        </w:rPr>
        <w:t>。</w:t>
      </w:r>
    </w:p>
    <w:p w:rsidR="00476F71" w:rsidRPr="008A77BC" w:rsidRDefault="00476F71" w:rsidP="00476F71">
      <w:pPr>
        <w:spacing w:line="360" w:lineRule="auto"/>
        <w:ind w:firstLine="420"/>
        <w:rPr>
          <w:sz w:val="24"/>
          <w:szCs w:val="24"/>
        </w:rPr>
      </w:pPr>
      <w:r w:rsidRPr="008A77BC">
        <w:rPr>
          <w:rFonts w:hint="eastAsia"/>
          <w:sz w:val="24"/>
          <w:szCs w:val="24"/>
        </w:rPr>
        <w:t>在</w:t>
      </w:r>
      <w:r w:rsidRPr="008A77BC">
        <w:rPr>
          <w:sz w:val="24"/>
          <w:szCs w:val="24"/>
        </w:rPr>
        <w:t>搭建好硬件层后，</w:t>
      </w:r>
      <w:r w:rsidRPr="008A77BC">
        <w:rPr>
          <w:rFonts w:hint="eastAsia"/>
          <w:sz w:val="24"/>
          <w:szCs w:val="24"/>
        </w:rPr>
        <w:t>就</w:t>
      </w:r>
      <w:r w:rsidRPr="008A77BC">
        <w:rPr>
          <w:sz w:val="24"/>
          <w:szCs w:val="24"/>
        </w:rPr>
        <w:t>可以进行软件层的安装部署，</w:t>
      </w:r>
      <w:r w:rsidRPr="008A77BC">
        <w:rPr>
          <w:rFonts w:hint="eastAsia"/>
          <w:sz w:val="24"/>
          <w:szCs w:val="24"/>
        </w:rPr>
        <w:t>有</w:t>
      </w:r>
      <w:r w:rsidRPr="008A77BC">
        <w:rPr>
          <w:sz w:val="24"/>
          <w:szCs w:val="24"/>
        </w:rPr>
        <w:t>两</w:t>
      </w:r>
      <w:r w:rsidRPr="008A77BC">
        <w:rPr>
          <w:rFonts w:hint="eastAsia"/>
          <w:sz w:val="24"/>
          <w:szCs w:val="24"/>
        </w:rPr>
        <w:t>种</w:t>
      </w:r>
      <w:r w:rsidRPr="008A77BC">
        <w:rPr>
          <w:sz w:val="24"/>
          <w:szCs w:val="24"/>
        </w:rPr>
        <w:t>选择</w:t>
      </w:r>
      <w:r w:rsidRPr="008A77BC">
        <w:rPr>
          <w:rFonts w:hint="eastAsia"/>
          <w:sz w:val="24"/>
          <w:szCs w:val="24"/>
        </w:rPr>
        <w:t>：</w:t>
      </w:r>
    </w:p>
    <w:p w:rsidR="00476F71" w:rsidRPr="008A77BC" w:rsidRDefault="00476F71" w:rsidP="00476F71">
      <w:pPr>
        <w:spacing w:line="360" w:lineRule="auto"/>
        <w:ind w:firstLine="420"/>
        <w:rPr>
          <w:sz w:val="24"/>
          <w:szCs w:val="24"/>
        </w:rPr>
      </w:pPr>
      <w:r w:rsidRPr="008A77BC">
        <w:rPr>
          <w:sz w:val="24"/>
          <w:szCs w:val="24"/>
        </w:rPr>
        <w:t>第一种为</w:t>
      </w:r>
      <w:r w:rsidRPr="008A77BC">
        <w:rPr>
          <w:rFonts w:hint="eastAsia"/>
          <w:sz w:val="24"/>
          <w:szCs w:val="24"/>
        </w:rPr>
        <w:t>直接</w:t>
      </w:r>
      <w:r w:rsidRPr="008A77BC">
        <w:rPr>
          <w:sz w:val="24"/>
          <w:szCs w:val="24"/>
        </w:rPr>
        <w:t>在</w:t>
      </w:r>
      <w:r w:rsidRPr="008A77BC">
        <w:rPr>
          <w:rFonts w:hint="eastAsia"/>
          <w:sz w:val="24"/>
          <w:szCs w:val="24"/>
        </w:rPr>
        <w:t>硬件层</w:t>
      </w:r>
      <w:r w:rsidRPr="008A77BC">
        <w:rPr>
          <w:sz w:val="24"/>
          <w:szCs w:val="24"/>
        </w:rPr>
        <w:t>的服务器上</w:t>
      </w:r>
      <w:r w:rsidRPr="008A77BC">
        <w:rPr>
          <w:rFonts w:hint="eastAsia"/>
          <w:sz w:val="24"/>
          <w:szCs w:val="24"/>
        </w:rPr>
        <w:t>安装</w:t>
      </w:r>
      <w:r w:rsidRPr="008A77BC">
        <w:rPr>
          <w:sz w:val="24"/>
          <w:szCs w:val="24"/>
        </w:rPr>
        <w:t>操作系统，再安装相关的数据库、运行环境、中间件等</w:t>
      </w:r>
      <w:r w:rsidRPr="008A77BC">
        <w:rPr>
          <w:rFonts w:hint="eastAsia"/>
          <w:sz w:val="24"/>
          <w:szCs w:val="24"/>
        </w:rPr>
        <w:t>；</w:t>
      </w:r>
    </w:p>
    <w:p w:rsidR="00476F71" w:rsidRPr="008A77BC" w:rsidRDefault="00476F71" w:rsidP="00476F71">
      <w:pPr>
        <w:spacing w:line="360" w:lineRule="auto"/>
        <w:ind w:firstLine="420"/>
        <w:rPr>
          <w:sz w:val="24"/>
          <w:szCs w:val="24"/>
        </w:rPr>
      </w:pPr>
      <w:r w:rsidRPr="008A77BC">
        <w:rPr>
          <w:sz w:val="24"/>
          <w:szCs w:val="24"/>
        </w:rPr>
        <w:t>第二种</w:t>
      </w:r>
      <w:r w:rsidRPr="008A77BC">
        <w:rPr>
          <w:rFonts w:hint="eastAsia"/>
          <w:sz w:val="24"/>
          <w:szCs w:val="24"/>
        </w:rPr>
        <w:t>是可以</w:t>
      </w:r>
      <w:r w:rsidRPr="008A77BC">
        <w:rPr>
          <w:sz w:val="24"/>
          <w:szCs w:val="24"/>
        </w:rPr>
        <w:t>通过虚线部分是深圳大学城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硬件由</w:t>
      </w:r>
      <w:proofErr w:type="gramStart"/>
      <w:r w:rsidRPr="008A77BC">
        <w:rPr>
          <w:sz w:val="24"/>
          <w:szCs w:val="24"/>
        </w:rPr>
        <w:t>云计算</w:t>
      </w:r>
      <w:proofErr w:type="gramEnd"/>
      <w:r w:rsidRPr="008A77BC">
        <w:rPr>
          <w:sz w:val="24"/>
          <w:szCs w:val="24"/>
        </w:rPr>
        <w:t>平台进行统一管理，</w:t>
      </w:r>
      <w:r w:rsidRPr="008A77BC">
        <w:rPr>
          <w:rFonts w:hint="eastAsia"/>
          <w:sz w:val="24"/>
          <w:szCs w:val="24"/>
        </w:rPr>
        <w:t>根据</w:t>
      </w:r>
      <w:r w:rsidRPr="008A77BC">
        <w:rPr>
          <w:sz w:val="24"/>
          <w:szCs w:val="24"/>
        </w:rPr>
        <w:t>架构设计，分配</w:t>
      </w:r>
      <w:r w:rsidRPr="008A77BC">
        <w:rPr>
          <w:rFonts w:hint="eastAsia"/>
          <w:sz w:val="24"/>
          <w:szCs w:val="24"/>
        </w:rPr>
        <w:t>Web</w:t>
      </w:r>
      <w:r w:rsidRPr="008A77BC">
        <w:rPr>
          <w:rFonts w:hint="eastAsia"/>
          <w:sz w:val="24"/>
          <w:szCs w:val="24"/>
        </w:rPr>
        <w:t>计算</w:t>
      </w:r>
      <w:r w:rsidRPr="008A77BC">
        <w:rPr>
          <w:sz w:val="24"/>
          <w:szCs w:val="24"/>
        </w:rPr>
        <w:t>资源池</w:t>
      </w:r>
      <w:r w:rsidRPr="008A77BC">
        <w:rPr>
          <w:rFonts w:hint="eastAsia"/>
          <w:sz w:val="24"/>
          <w:szCs w:val="24"/>
        </w:rPr>
        <w:t>和</w:t>
      </w:r>
      <w:r w:rsidRPr="008A77BC">
        <w:rPr>
          <w:sz w:val="24"/>
          <w:szCs w:val="24"/>
        </w:rPr>
        <w:t>数据库资源池。</w:t>
      </w:r>
    </w:p>
    <w:p w:rsidR="00476F71" w:rsidRPr="008A77BC" w:rsidRDefault="00476F71" w:rsidP="00476F71">
      <w:pPr>
        <w:spacing w:line="360" w:lineRule="auto"/>
        <w:ind w:firstLine="420"/>
        <w:rPr>
          <w:sz w:val="24"/>
          <w:szCs w:val="24"/>
        </w:rPr>
      </w:pPr>
      <w:r w:rsidRPr="008A77BC">
        <w:rPr>
          <w:rFonts w:hint="eastAsia"/>
          <w:sz w:val="24"/>
          <w:szCs w:val="24"/>
        </w:rPr>
        <w:t>之后</w:t>
      </w:r>
      <w:r w:rsidRPr="008A77BC">
        <w:rPr>
          <w:sz w:val="24"/>
          <w:szCs w:val="24"/>
        </w:rPr>
        <w:t>，建立数据库系统、运行环境、中间件</w:t>
      </w:r>
      <w:r w:rsidRPr="008A77BC">
        <w:rPr>
          <w:rFonts w:hint="eastAsia"/>
          <w:sz w:val="24"/>
          <w:szCs w:val="24"/>
        </w:rPr>
        <w:t>等必需</w:t>
      </w:r>
      <w:r w:rsidRPr="008A77BC">
        <w:rPr>
          <w:sz w:val="24"/>
          <w:szCs w:val="24"/>
        </w:rPr>
        <w:t>软件</w:t>
      </w:r>
      <w:r w:rsidRPr="008A77BC">
        <w:rPr>
          <w:rFonts w:hint="eastAsia"/>
          <w:sz w:val="24"/>
          <w:szCs w:val="24"/>
        </w:rPr>
        <w:t>。</w:t>
      </w:r>
    </w:p>
    <w:p w:rsidR="00476F71" w:rsidRPr="008A77BC" w:rsidRDefault="00476F71" w:rsidP="00476F71">
      <w:pPr>
        <w:spacing w:line="360" w:lineRule="auto"/>
        <w:ind w:firstLine="420"/>
        <w:rPr>
          <w:sz w:val="24"/>
          <w:szCs w:val="24"/>
        </w:rPr>
      </w:pPr>
      <w:r w:rsidRPr="008A77BC">
        <w:rPr>
          <w:rFonts w:hint="eastAsia"/>
          <w:sz w:val="24"/>
          <w:szCs w:val="24"/>
        </w:rPr>
        <w:t>在</w:t>
      </w:r>
      <w:r w:rsidRPr="008A77BC">
        <w:rPr>
          <w:sz w:val="24"/>
          <w:szCs w:val="24"/>
        </w:rPr>
        <w:t>硬件和软件部署成功后，将</w:t>
      </w:r>
      <w:r w:rsidRPr="008A77BC">
        <w:rPr>
          <w:rFonts w:hint="eastAsia"/>
          <w:sz w:val="24"/>
          <w:szCs w:val="24"/>
        </w:rPr>
        <w:t>开发</w:t>
      </w:r>
      <w:r w:rsidRPr="008A77BC">
        <w:rPr>
          <w:sz w:val="24"/>
          <w:szCs w:val="24"/>
        </w:rPr>
        <w:t>的平台部署</w:t>
      </w:r>
      <w:r w:rsidRPr="008A77BC">
        <w:rPr>
          <w:rFonts w:hint="eastAsia"/>
          <w:sz w:val="24"/>
          <w:szCs w:val="24"/>
        </w:rPr>
        <w:t>上线</w:t>
      </w:r>
      <w:r w:rsidRPr="008A77BC">
        <w:rPr>
          <w:sz w:val="24"/>
          <w:szCs w:val="24"/>
        </w:rPr>
        <w:t>，为用户提供平台服务。</w:t>
      </w:r>
    </w:p>
    <w:p w:rsidR="001A1EFE" w:rsidRDefault="001A1EFE">
      <w:pPr>
        <w:ind w:firstLine="465"/>
        <w:rPr>
          <w:sz w:val="24"/>
          <w:szCs w:val="24"/>
        </w:rPr>
      </w:pPr>
    </w:p>
    <w:sectPr w:rsidR="001A1EFE" w:rsidSect="00C15EAC">
      <w:headerReference w:type="default" r:id="rId34"/>
      <w:footerReference w:type="default" r:id="rId35"/>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1EFE" w:rsidRDefault="001A1EFE" w:rsidP="00BF18C0">
      <w:r>
        <w:separator/>
      </w:r>
    </w:p>
  </w:endnote>
  <w:endnote w:type="continuationSeparator" w:id="0">
    <w:p w:rsidR="001A1EFE" w:rsidRDefault="001A1EFE" w:rsidP="00BF18C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Segoe U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A11" w:rsidRDefault="00DD5A11">
    <w:pPr>
      <w:pStyle w:val="Footer"/>
      <w:pBdr>
        <w:top w:val="thinThickSmallGap" w:sz="24" w:space="1" w:color="622423" w:themeColor="accent2" w:themeShade="7F"/>
      </w:pBdr>
      <w:rPr>
        <w:rFonts w:asciiTheme="majorHAnsi" w:hAnsiTheme="majorHAnsi"/>
      </w:rPr>
    </w:pPr>
    <w:r>
      <w:rPr>
        <w:rFonts w:asciiTheme="majorHAnsi" w:hAnsiTheme="majorHAnsi" w:hint="eastAsia"/>
      </w:rPr>
      <w:t>深圳云景科技有限公司</w:t>
    </w:r>
    <w:r>
      <w:rPr>
        <w:rFonts w:asciiTheme="majorHAnsi" w:hAnsiTheme="majorHAnsi"/>
      </w:rPr>
      <w:ptab w:relativeTo="margin" w:alignment="right" w:leader="none"/>
    </w:r>
    <w:r>
      <w:rPr>
        <w:rFonts w:asciiTheme="majorHAnsi" w:hAnsiTheme="majorHAnsi"/>
      </w:rPr>
      <w:t xml:space="preserve">Page </w:t>
    </w:r>
    <w:fldSimple w:instr=" PAGE   \* MERGEFORMAT ">
      <w:r w:rsidR="00B63995" w:rsidRPr="00B63995">
        <w:rPr>
          <w:rFonts w:asciiTheme="majorHAnsi" w:hAnsiTheme="majorHAnsi"/>
          <w:noProof/>
        </w:rPr>
        <w:t>22</w:t>
      </w:r>
    </w:fldSimple>
  </w:p>
  <w:p w:rsidR="00DD5A11" w:rsidRDefault="00DD5A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1EFE" w:rsidRDefault="001A1EFE" w:rsidP="00BF18C0">
      <w:r>
        <w:separator/>
      </w:r>
    </w:p>
  </w:footnote>
  <w:footnote w:type="continuationSeparator" w:id="0">
    <w:p w:rsidR="001A1EFE" w:rsidRDefault="001A1EFE" w:rsidP="00BF18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A11" w:rsidRDefault="00DD5A11">
    <w:pPr>
      <w:pStyle w:val="Header"/>
    </w:pPr>
    <w:r>
      <w:rPr>
        <w:rFonts w:hint="eastAsia"/>
      </w:rPr>
      <w:t>需求规格说明书</w:t>
    </w:r>
  </w:p>
  <w:p w:rsidR="00DD5A11" w:rsidRDefault="00DD5A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61DF7"/>
    <w:multiLevelType w:val="hybridMultilevel"/>
    <w:tmpl w:val="77CE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4642B"/>
    <w:multiLevelType w:val="hybridMultilevel"/>
    <w:tmpl w:val="01300C1E"/>
    <w:lvl w:ilvl="0" w:tplc="4DE813E2">
      <w:start w:val="1"/>
      <w:numFmt w:val="bullet"/>
      <w:lvlText w:val="•"/>
      <w:lvlJc w:val="left"/>
      <w:pPr>
        <w:tabs>
          <w:tab w:val="num" w:pos="720"/>
        </w:tabs>
        <w:ind w:left="720" w:hanging="360"/>
      </w:pPr>
      <w:rPr>
        <w:rFonts w:ascii="宋体" w:hAnsi="宋体" w:hint="default"/>
      </w:rPr>
    </w:lvl>
    <w:lvl w:ilvl="1" w:tplc="1D20B2BE" w:tentative="1">
      <w:start w:val="1"/>
      <w:numFmt w:val="bullet"/>
      <w:lvlText w:val="•"/>
      <w:lvlJc w:val="left"/>
      <w:pPr>
        <w:tabs>
          <w:tab w:val="num" w:pos="1440"/>
        </w:tabs>
        <w:ind w:left="1440" w:hanging="360"/>
      </w:pPr>
      <w:rPr>
        <w:rFonts w:ascii="宋体" w:hAnsi="宋体" w:hint="default"/>
      </w:rPr>
    </w:lvl>
    <w:lvl w:ilvl="2" w:tplc="D60C2580" w:tentative="1">
      <w:start w:val="1"/>
      <w:numFmt w:val="bullet"/>
      <w:lvlText w:val="•"/>
      <w:lvlJc w:val="left"/>
      <w:pPr>
        <w:tabs>
          <w:tab w:val="num" w:pos="2160"/>
        </w:tabs>
        <w:ind w:left="2160" w:hanging="360"/>
      </w:pPr>
      <w:rPr>
        <w:rFonts w:ascii="宋体" w:hAnsi="宋体" w:hint="default"/>
      </w:rPr>
    </w:lvl>
    <w:lvl w:ilvl="3" w:tplc="2AF0C734" w:tentative="1">
      <w:start w:val="1"/>
      <w:numFmt w:val="bullet"/>
      <w:lvlText w:val="•"/>
      <w:lvlJc w:val="left"/>
      <w:pPr>
        <w:tabs>
          <w:tab w:val="num" w:pos="2880"/>
        </w:tabs>
        <w:ind w:left="2880" w:hanging="360"/>
      </w:pPr>
      <w:rPr>
        <w:rFonts w:ascii="宋体" w:hAnsi="宋体" w:hint="default"/>
      </w:rPr>
    </w:lvl>
    <w:lvl w:ilvl="4" w:tplc="8C4CE254" w:tentative="1">
      <w:start w:val="1"/>
      <w:numFmt w:val="bullet"/>
      <w:lvlText w:val="•"/>
      <w:lvlJc w:val="left"/>
      <w:pPr>
        <w:tabs>
          <w:tab w:val="num" w:pos="3600"/>
        </w:tabs>
        <w:ind w:left="3600" w:hanging="360"/>
      </w:pPr>
      <w:rPr>
        <w:rFonts w:ascii="宋体" w:hAnsi="宋体" w:hint="default"/>
      </w:rPr>
    </w:lvl>
    <w:lvl w:ilvl="5" w:tplc="59D6F3C2" w:tentative="1">
      <w:start w:val="1"/>
      <w:numFmt w:val="bullet"/>
      <w:lvlText w:val="•"/>
      <w:lvlJc w:val="left"/>
      <w:pPr>
        <w:tabs>
          <w:tab w:val="num" w:pos="4320"/>
        </w:tabs>
        <w:ind w:left="4320" w:hanging="360"/>
      </w:pPr>
      <w:rPr>
        <w:rFonts w:ascii="宋体" w:hAnsi="宋体" w:hint="default"/>
      </w:rPr>
    </w:lvl>
    <w:lvl w:ilvl="6" w:tplc="FD321F9A" w:tentative="1">
      <w:start w:val="1"/>
      <w:numFmt w:val="bullet"/>
      <w:lvlText w:val="•"/>
      <w:lvlJc w:val="left"/>
      <w:pPr>
        <w:tabs>
          <w:tab w:val="num" w:pos="5040"/>
        </w:tabs>
        <w:ind w:left="5040" w:hanging="360"/>
      </w:pPr>
      <w:rPr>
        <w:rFonts w:ascii="宋体" w:hAnsi="宋体" w:hint="default"/>
      </w:rPr>
    </w:lvl>
    <w:lvl w:ilvl="7" w:tplc="E2A08FE4" w:tentative="1">
      <w:start w:val="1"/>
      <w:numFmt w:val="bullet"/>
      <w:lvlText w:val="•"/>
      <w:lvlJc w:val="left"/>
      <w:pPr>
        <w:tabs>
          <w:tab w:val="num" w:pos="5760"/>
        </w:tabs>
        <w:ind w:left="5760" w:hanging="360"/>
      </w:pPr>
      <w:rPr>
        <w:rFonts w:ascii="宋体" w:hAnsi="宋体" w:hint="default"/>
      </w:rPr>
    </w:lvl>
    <w:lvl w:ilvl="8" w:tplc="A01AA11E" w:tentative="1">
      <w:start w:val="1"/>
      <w:numFmt w:val="bullet"/>
      <w:lvlText w:val="•"/>
      <w:lvlJc w:val="left"/>
      <w:pPr>
        <w:tabs>
          <w:tab w:val="num" w:pos="6480"/>
        </w:tabs>
        <w:ind w:left="6480" w:hanging="360"/>
      </w:pPr>
      <w:rPr>
        <w:rFonts w:ascii="宋体" w:hAnsi="宋体" w:hint="default"/>
      </w:rPr>
    </w:lvl>
  </w:abstractNum>
  <w:abstractNum w:abstractNumId="2">
    <w:nsid w:val="08E61831"/>
    <w:multiLevelType w:val="multilevel"/>
    <w:tmpl w:val="68D89F36"/>
    <w:lvl w:ilvl="0">
      <w:start w:val="5"/>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nsid w:val="0D826D5B"/>
    <w:multiLevelType w:val="multilevel"/>
    <w:tmpl w:val="60BA17C4"/>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0FAD21E9"/>
    <w:multiLevelType w:val="hybridMultilevel"/>
    <w:tmpl w:val="2370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0181D7B"/>
    <w:multiLevelType w:val="multilevel"/>
    <w:tmpl w:val="2AC42258"/>
    <w:styleLink w:val="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4066281"/>
    <w:multiLevelType w:val="hybridMultilevel"/>
    <w:tmpl w:val="2E9EB460"/>
    <w:lvl w:ilvl="0" w:tplc="53240E68">
      <w:numFmt w:val="bullet"/>
      <w:lvlText w:val=""/>
      <w:lvlJc w:val="left"/>
      <w:pPr>
        <w:ind w:left="825" w:hanging="360"/>
      </w:pPr>
      <w:rPr>
        <w:rFonts w:ascii="Symbol" w:eastAsiaTheme="majorEastAsia" w:hAnsi="Symbol" w:cstheme="minorBid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7">
    <w:nsid w:val="15242881"/>
    <w:multiLevelType w:val="hybridMultilevel"/>
    <w:tmpl w:val="343C2C9A"/>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8">
    <w:nsid w:val="160B4D84"/>
    <w:multiLevelType w:val="hybridMultilevel"/>
    <w:tmpl w:val="2F2AB9B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E84428"/>
    <w:multiLevelType w:val="hybridMultilevel"/>
    <w:tmpl w:val="30605362"/>
    <w:lvl w:ilvl="0" w:tplc="7C844F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651D2C"/>
    <w:multiLevelType w:val="hybridMultilevel"/>
    <w:tmpl w:val="70109D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76256B"/>
    <w:multiLevelType w:val="hybridMultilevel"/>
    <w:tmpl w:val="88828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328F6"/>
    <w:multiLevelType w:val="multilevel"/>
    <w:tmpl w:val="366AFB18"/>
    <w:lvl w:ilvl="0">
      <w:start w:val="3"/>
      <w:numFmt w:val="decimal"/>
      <w:lvlText w:val="%1"/>
      <w:lvlJc w:val="left"/>
      <w:pPr>
        <w:ind w:left="432" w:hanging="432"/>
      </w:pPr>
      <w:rPr>
        <w:rFonts w:hint="eastAsia"/>
      </w:rPr>
    </w:lvl>
    <w:lvl w:ilvl="1">
      <w:start w:val="1"/>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27AD4AB4"/>
    <w:multiLevelType w:val="hybridMultilevel"/>
    <w:tmpl w:val="49964D86"/>
    <w:lvl w:ilvl="0" w:tplc="937EBFC6">
      <w:start w:val="1"/>
      <w:numFmt w:val="bullet"/>
      <w:lvlText w:val="•"/>
      <w:lvlJc w:val="left"/>
      <w:pPr>
        <w:tabs>
          <w:tab w:val="num" w:pos="720"/>
        </w:tabs>
        <w:ind w:left="720" w:hanging="360"/>
      </w:pPr>
      <w:rPr>
        <w:rFonts w:ascii="宋体" w:hAnsi="宋体" w:hint="default"/>
      </w:rPr>
    </w:lvl>
    <w:lvl w:ilvl="1" w:tplc="A0E876AA" w:tentative="1">
      <w:start w:val="1"/>
      <w:numFmt w:val="bullet"/>
      <w:lvlText w:val="•"/>
      <w:lvlJc w:val="left"/>
      <w:pPr>
        <w:tabs>
          <w:tab w:val="num" w:pos="1440"/>
        </w:tabs>
        <w:ind w:left="1440" w:hanging="360"/>
      </w:pPr>
      <w:rPr>
        <w:rFonts w:ascii="宋体" w:hAnsi="宋体" w:hint="default"/>
      </w:rPr>
    </w:lvl>
    <w:lvl w:ilvl="2" w:tplc="D744086C" w:tentative="1">
      <w:start w:val="1"/>
      <w:numFmt w:val="bullet"/>
      <w:lvlText w:val="•"/>
      <w:lvlJc w:val="left"/>
      <w:pPr>
        <w:tabs>
          <w:tab w:val="num" w:pos="2160"/>
        </w:tabs>
        <w:ind w:left="2160" w:hanging="360"/>
      </w:pPr>
      <w:rPr>
        <w:rFonts w:ascii="宋体" w:hAnsi="宋体" w:hint="default"/>
      </w:rPr>
    </w:lvl>
    <w:lvl w:ilvl="3" w:tplc="9AA0820E" w:tentative="1">
      <w:start w:val="1"/>
      <w:numFmt w:val="bullet"/>
      <w:lvlText w:val="•"/>
      <w:lvlJc w:val="left"/>
      <w:pPr>
        <w:tabs>
          <w:tab w:val="num" w:pos="2880"/>
        </w:tabs>
        <w:ind w:left="2880" w:hanging="360"/>
      </w:pPr>
      <w:rPr>
        <w:rFonts w:ascii="宋体" w:hAnsi="宋体" w:hint="default"/>
      </w:rPr>
    </w:lvl>
    <w:lvl w:ilvl="4" w:tplc="BDC4B11A" w:tentative="1">
      <w:start w:val="1"/>
      <w:numFmt w:val="bullet"/>
      <w:lvlText w:val="•"/>
      <w:lvlJc w:val="left"/>
      <w:pPr>
        <w:tabs>
          <w:tab w:val="num" w:pos="3600"/>
        </w:tabs>
        <w:ind w:left="3600" w:hanging="360"/>
      </w:pPr>
      <w:rPr>
        <w:rFonts w:ascii="宋体" w:hAnsi="宋体" w:hint="default"/>
      </w:rPr>
    </w:lvl>
    <w:lvl w:ilvl="5" w:tplc="CEB80B70" w:tentative="1">
      <w:start w:val="1"/>
      <w:numFmt w:val="bullet"/>
      <w:lvlText w:val="•"/>
      <w:lvlJc w:val="left"/>
      <w:pPr>
        <w:tabs>
          <w:tab w:val="num" w:pos="4320"/>
        </w:tabs>
        <w:ind w:left="4320" w:hanging="360"/>
      </w:pPr>
      <w:rPr>
        <w:rFonts w:ascii="宋体" w:hAnsi="宋体" w:hint="default"/>
      </w:rPr>
    </w:lvl>
    <w:lvl w:ilvl="6" w:tplc="2C3E9352" w:tentative="1">
      <w:start w:val="1"/>
      <w:numFmt w:val="bullet"/>
      <w:lvlText w:val="•"/>
      <w:lvlJc w:val="left"/>
      <w:pPr>
        <w:tabs>
          <w:tab w:val="num" w:pos="5040"/>
        </w:tabs>
        <w:ind w:left="5040" w:hanging="360"/>
      </w:pPr>
      <w:rPr>
        <w:rFonts w:ascii="宋体" w:hAnsi="宋体" w:hint="default"/>
      </w:rPr>
    </w:lvl>
    <w:lvl w:ilvl="7" w:tplc="3A0EB59E" w:tentative="1">
      <w:start w:val="1"/>
      <w:numFmt w:val="bullet"/>
      <w:lvlText w:val="•"/>
      <w:lvlJc w:val="left"/>
      <w:pPr>
        <w:tabs>
          <w:tab w:val="num" w:pos="5760"/>
        </w:tabs>
        <w:ind w:left="5760" w:hanging="360"/>
      </w:pPr>
      <w:rPr>
        <w:rFonts w:ascii="宋体" w:hAnsi="宋体" w:hint="default"/>
      </w:rPr>
    </w:lvl>
    <w:lvl w:ilvl="8" w:tplc="F0B4BAF2" w:tentative="1">
      <w:start w:val="1"/>
      <w:numFmt w:val="bullet"/>
      <w:lvlText w:val="•"/>
      <w:lvlJc w:val="left"/>
      <w:pPr>
        <w:tabs>
          <w:tab w:val="num" w:pos="6480"/>
        </w:tabs>
        <w:ind w:left="6480" w:hanging="360"/>
      </w:pPr>
      <w:rPr>
        <w:rFonts w:ascii="宋体" w:hAnsi="宋体" w:hint="default"/>
      </w:rPr>
    </w:lvl>
  </w:abstractNum>
  <w:abstractNum w:abstractNumId="14">
    <w:nsid w:val="2B2B3F69"/>
    <w:multiLevelType w:val="hybridMultilevel"/>
    <w:tmpl w:val="C0667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B733D9"/>
    <w:multiLevelType w:val="hybridMultilevel"/>
    <w:tmpl w:val="5AB68FC4"/>
    <w:lvl w:ilvl="0" w:tplc="E88A894A">
      <w:start w:val="1"/>
      <w:numFmt w:val="decimal"/>
      <w:lvlText w:val="2.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D94E44"/>
    <w:multiLevelType w:val="multilevel"/>
    <w:tmpl w:val="B6D4600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nsid w:val="2D0E2513"/>
    <w:multiLevelType w:val="multilevel"/>
    <w:tmpl w:val="BCFCA0BC"/>
    <w:lvl w:ilvl="0">
      <w:start w:val="1"/>
      <w:numFmt w:val="decimal"/>
      <w:lvlText w:val="3.%1."/>
      <w:lvlJc w:val="left"/>
      <w:pPr>
        <w:ind w:left="420" w:hanging="420"/>
      </w:pPr>
      <w:rPr>
        <w:rFonts w:hint="eastAsia"/>
      </w:rPr>
    </w:lvl>
    <w:lvl w:ilvl="1">
      <w:start w:val="1"/>
      <w:numFmt w:val="decimal"/>
      <w:lvlText w:val="2.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2FC304B3"/>
    <w:multiLevelType w:val="hybridMultilevel"/>
    <w:tmpl w:val="1FD6AD80"/>
    <w:lvl w:ilvl="0" w:tplc="13BA2086">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9">
    <w:nsid w:val="301F454F"/>
    <w:multiLevelType w:val="hybridMultilevel"/>
    <w:tmpl w:val="1FD8F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22460C"/>
    <w:multiLevelType w:val="hybridMultilevel"/>
    <w:tmpl w:val="BD8C40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18279E"/>
    <w:multiLevelType w:val="hybridMultilevel"/>
    <w:tmpl w:val="1FD8F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A70B61"/>
    <w:multiLevelType w:val="multilevel"/>
    <w:tmpl w:val="58EE19C8"/>
    <w:lvl w:ilvl="0">
      <w:start w:val="7"/>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3">
    <w:nsid w:val="3E685545"/>
    <w:multiLevelType w:val="hybridMultilevel"/>
    <w:tmpl w:val="3DC4E7D2"/>
    <w:lvl w:ilvl="0" w:tplc="D1CC0B4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FE626A3"/>
    <w:multiLevelType w:val="multilevel"/>
    <w:tmpl w:val="F040853A"/>
    <w:lvl w:ilvl="0">
      <w:start w:val="7"/>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5">
    <w:nsid w:val="4463521E"/>
    <w:multiLevelType w:val="multilevel"/>
    <w:tmpl w:val="19202596"/>
    <w:lvl w:ilvl="0">
      <w:start w:val="8"/>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nsid w:val="4D5F6B69"/>
    <w:multiLevelType w:val="multilevel"/>
    <w:tmpl w:val="31944CA6"/>
    <w:lvl w:ilvl="0">
      <w:start w:val="1"/>
      <w:numFmt w:val="decimal"/>
      <w:lvlText w:val="3.%1."/>
      <w:lvlJc w:val="left"/>
      <w:pPr>
        <w:ind w:left="420" w:hanging="420"/>
      </w:pPr>
      <w:rPr>
        <w:rFonts w:hint="eastAsia"/>
      </w:rPr>
    </w:lvl>
    <w:lvl w:ilvl="1">
      <w:start w:val="1"/>
      <w:numFmt w:val="decimal"/>
      <w:lvlText w:val="3.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4E9863F9"/>
    <w:multiLevelType w:val="hybridMultilevel"/>
    <w:tmpl w:val="0F18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1D5008"/>
    <w:multiLevelType w:val="multilevel"/>
    <w:tmpl w:val="A49C5C38"/>
    <w:lvl w:ilvl="0">
      <w:start w:val="1"/>
      <w:numFmt w:val="decimal"/>
      <w:lvlText w:val="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4F94370F"/>
    <w:multiLevelType w:val="hybridMultilevel"/>
    <w:tmpl w:val="A0626F78"/>
    <w:lvl w:ilvl="0" w:tplc="BB74FB98">
      <w:start w:val="3"/>
      <w:numFmt w:val="japaneseCounting"/>
      <w:lvlText w:val="%1、"/>
      <w:lvlJc w:val="left"/>
      <w:pPr>
        <w:ind w:left="1080" w:hanging="720"/>
      </w:pPr>
      <w:rPr>
        <w:rFonts w:asciiTheme="majorEastAsia" w:eastAsiaTheme="majorEastAsia" w:hAnsiTheme="majorEastAsia" w:hint="default"/>
        <w:color w:val="0000FF"/>
        <w:sz w:val="2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C905D3"/>
    <w:multiLevelType w:val="hybridMultilevel"/>
    <w:tmpl w:val="C978B6D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1B54145"/>
    <w:multiLevelType w:val="hybridMultilevel"/>
    <w:tmpl w:val="89CE3D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9432C89"/>
    <w:multiLevelType w:val="multilevel"/>
    <w:tmpl w:val="6750F0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5A31508F"/>
    <w:multiLevelType w:val="multilevel"/>
    <w:tmpl w:val="01BCC04E"/>
    <w:numStyleLink w:val="1"/>
  </w:abstractNum>
  <w:abstractNum w:abstractNumId="34">
    <w:nsid w:val="5B337103"/>
    <w:multiLevelType w:val="multilevel"/>
    <w:tmpl w:val="CB96E640"/>
    <w:lvl w:ilvl="0">
      <w:start w:val="1"/>
      <w:numFmt w:val="decimal"/>
      <w:lvlText w:val="2.%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5CA627C2"/>
    <w:multiLevelType w:val="multilevel"/>
    <w:tmpl w:val="F72033C4"/>
    <w:lvl w:ilvl="0">
      <w:start w:val="7"/>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6">
    <w:nsid w:val="602A030C"/>
    <w:multiLevelType w:val="hybridMultilevel"/>
    <w:tmpl w:val="39FCE7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0573E94"/>
    <w:multiLevelType w:val="hybridMultilevel"/>
    <w:tmpl w:val="001C928E"/>
    <w:lvl w:ilvl="0" w:tplc="D5D625AE">
      <w:start w:val="4"/>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nsid w:val="63E93F41"/>
    <w:multiLevelType w:val="multilevel"/>
    <w:tmpl w:val="01BCC04E"/>
    <w:styleLink w:val="1"/>
    <w:lvl w:ilvl="0">
      <w:start w:val="1"/>
      <w:numFmt w:val="decimal"/>
      <w:lvlText w:val="%1"/>
      <w:lvlJc w:val="left"/>
      <w:pPr>
        <w:ind w:left="432" w:hanging="432"/>
      </w:pPr>
      <w:rPr>
        <w:rFonts w:ascii="Times New Roman" w:hAnsi="Times New Roman" w:hint="default"/>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9">
    <w:nsid w:val="66407CD9"/>
    <w:multiLevelType w:val="multilevel"/>
    <w:tmpl w:val="2AC42258"/>
    <w:lvl w:ilvl="0">
      <w:start w:val="1"/>
      <w:numFmt w:val="decimal"/>
      <w:lvlText w:val="3.%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nsid w:val="68137A73"/>
    <w:multiLevelType w:val="hybridMultilevel"/>
    <w:tmpl w:val="B8F6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6C518F"/>
    <w:multiLevelType w:val="hybridMultilevel"/>
    <w:tmpl w:val="82521CDC"/>
    <w:lvl w:ilvl="0" w:tplc="14C87B8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15D4038"/>
    <w:multiLevelType w:val="hybridMultilevel"/>
    <w:tmpl w:val="68948828"/>
    <w:lvl w:ilvl="0" w:tplc="5F5A582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nsid w:val="726E2650"/>
    <w:multiLevelType w:val="multilevel"/>
    <w:tmpl w:val="CE8EAA04"/>
    <w:lvl w:ilvl="0">
      <w:start w:val="1"/>
      <w:numFmt w:val="decimal"/>
      <w:pStyle w:val="dsh1"/>
      <w:suff w:val="space"/>
      <w:lvlText w:val="第%1章"/>
      <w:lvlJc w:val="left"/>
      <w:pPr>
        <w:ind w:left="425" w:hanging="425"/>
      </w:pPr>
      <w:rPr>
        <w:rFonts w:hint="eastAsia"/>
        <w:lang w:val="en-US"/>
      </w:rPr>
    </w:lvl>
    <w:lvl w:ilvl="1">
      <w:start w:val="1"/>
      <w:numFmt w:val="decimal"/>
      <w:pStyle w:val="dsh11"/>
      <w:suff w:val="space"/>
      <w:lvlText w:val="%1.%2"/>
      <w:lvlJc w:val="left"/>
      <w:pPr>
        <w:ind w:left="3261" w:hanging="567"/>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dsh111"/>
      <w:suff w:val="space"/>
      <w:lvlText w:val="%1.%2.%3"/>
      <w:lvlJc w:val="left"/>
      <w:pPr>
        <w:ind w:left="1418" w:hanging="567"/>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dsh1111"/>
      <w:suff w:val="space"/>
      <w:lvlText w:val="%1.%2.%3.%4"/>
      <w:lvlJc w:val="left"/>
      <w:pPr>
        <w:ind w:left="0" w:firstLine="0"/>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4">
    <w:nsid w:val="73BB1FEE"/>
    <w:multiLevelType w:val="hybridMultilevel"/>
    <w:tmpl w:val="29367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D51A3"/>
    <w:multiLevelType w:val="hybridMultilevel"/>
    <w:tmpl w:val="3AD4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71419C"/>
    <w:multiLevelType w:val="multilevel"/>
    <w:tmpl w:val="E3ACC99C"/>
    <w:styleLink w:val="2"/>
    <w:lvl w:ilvl="0">
      <w:start w:val="1"/>
      <w:numFmt w:val="decimal"/>
      <w:lvlText w:val="1.%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761B40C5"/>
    <w:multiLevelType w:val="hybridMultilevel"/>
    <w:tmpl w:val="5CDAA4F6"/>
    <w:lvl w:ilvl="0" w:tplc="F71ECA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7C20FC3"/>
    <w:multiLevelType w:val="multilevel"/>
    <w:tmpl w:val="6E345F3E"/>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3.%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nsid w:val="7920170C"/>
    <w:multiLevelType w:val="multilevel"/>
    <w:tmpl w:val="D4F08A20"/>
    <w:lvl w:ilvl="0">
      <w:start w:val="6"/>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0">
    <w:nsid w:val="7E321A7A"/>
    <w:multiLevelType w:val="multilevel"/>
    <w:tmpl w:val="7FF0BE5A"/>
    <w:lvl w:ilvl="0">
      <w:start w:val="1"/>
      <w:numFmt w:val="decimal"/>
      <w:lvlText w:val="3.%1."/>
      <w:lvlJc w:val="left"/>
      <w:pPr>
        <w:ind w:left="420" w:hanging="420"/>
      </w:pPr>
      <w:rPr>
        <w:rFonts w:hint="eastAsia"/>
      </w:rPr>
    </w:lvl>
    <w:lvl w:ilvl="1">
      <w:start w:val="1"/>
      <w:numFmt w:val="decimal"/>
      <w:lvlText w:val="3.1.%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
    <w:nsid w:val="7EBB2C09"/>
    <w:multiLevelType w:val="hybridMultilevel"/>
    <w:tmpl w:val="27F2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17"/>
  </w:num>
  <w:num w:numId="4">
    <w:abstractNumId w:val="43"/>
  </w:num>
  <w:num w:numId="5">
    <w:abstractNumId w:val="10"/>
  </w:num>
  <w:num w:numId="6">
    <w:abstractNumId w:val="4"/>
  </w:num>
  <w:num w:numId="7">
    <w:abstractNumId w:val="20"/>
  </w:num>
  <w:num w:numId="8">
    <w:abstractNumId w:val="30"/>
  </w:num>
  <w:num w:numId="9">
    <w:abstractNumId w:val="8"/>
  </w:num>
  <w:num w:numId="10">
    <w:abstractNumId w:val="23"/>
  </w:num>
  <w:num w:numId="11">
    <w:abstractNumId w:val="39"/>
  </w:num>
  <w:num w:numId="12">
    <w:abstractNumId w:val="50"/>
  </w:num>
  <w:num w:numId="13">
    <w:abstractNumId w:val="26"/>
  </w:num>
  <w:num w:numId="14">
    <w:abstractNumId w:val="38"/>
  </w:num>
  <w:num w:numId="15">
    <w:abstractNumId w:val="36"/>
  </w:num>
  <w:num w:numId="16">
    <w:abstractNumId w:val="48"/>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3.%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34"/>
    <w:lvlOverride w:ilvl="0">
      <w:lvl w:ilvl="0">
        <w:start w:val="1"/>
        <w:numFmt w:val="decimal"/>
        <w:lvlText w:val="2.%1"/>
        <w:lvlJc w:val="left"/>
        <w:pPr>
          <w:ind w:left="420" w:hanging="420"/>
        </w:pPr>
        <w:rPr>
          <w:rFonts w:hint="eastAsia"/>
        </w:rPr>
      </w:lvl>
    </w:lvlOverride>
    <w:lvlOverride w:ilvl="1">
      <w:lvl w:ilvl="1">
        <w:start w:val="1"/>
        <w:numFmt w:val="decimal"/>
        <w:lvlText w:val="15.5.%2."/>
        <w:lvlJc w:val="left"/>
        <w:pPr>
          <w:ind w:left="1084" w:hanging="375"/>
        </w:pPr>
        <w:rPr>
          <w:rFonts w:hint="eastAsia"/>
        </w:rPr>
      </w:lvl>
    </w:lvlOverride>
    <w:lvlOverride w:ilvl="2">
      <w:lvl w:ilvl="2">
        <w:start w:val="1"/>
        <w:numFmt w:val="decimal"/>
        <w:lvlText w:val="15.5.3.%3."/>
        <w:lvlJc w:val="left"/>
        <w:pPr>
          <w:ind w:left="720" w:hanging="720"/>
        </w:pPr>
        <w:rPr>
          <w:rFonts w:hint="eastAsia"/>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18">
    <w:abstractNumId w:val="46"/>
  </w:num>
  <w:num w:numId="19">
    <w:abstractNumId w:val="5"/>
  </w:num>
  <w:num w:numId="20">
    <w:abstractNumId w:val="41"/>
  </w:num>
  <w:num w:numId="21">
    <w:abstractNumId w:val="28"/>
    <w:lvlOverride w:ilvl="0">
      <w:lvl w:ilvl="0">
        <w:start w:val="1"/>
        <w:numFmt w:val="decimal"/>
        <w:lvlText w:val="2.%1"/>
        <w:lvlJc w:val="left"/>
        <w:pPr>
          <w:ind w:left="420" w:hanging="420"/>
        </w:pPr>
        <w:rPr>
          <w:rFonts w:hint="eastAsia"/>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2">
    <w:abstractNumId w:val="3"/>
  </w:num>
  <w:num w:numId="23">
    <w:abstractNumId w:val="3"/>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1.%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24">
    <w:abstractNumId w:val="12"/>
  </w:num>
  <w:num w:numId="25">
    <w:abstractNumId w:val="33"/>
  </w:num>
  <w:num w:numId="26">
    <w:abstractNumId w:val="9"/>
  </w:num>
  <w:num w:numId="27">
    <w:abstractNumId w:val="47"/>
  </w:num>
  <w:num w:numId="28">
    <w:abstractNumId w:val="1"/>
  </w:num>
  <w:num w:numId="29">
    <w:abstractNumId w:val="13"/>
  </w:num>
  <w:num w:numId="30">
    <w:abstractNumId w:val="29"/>
  </w:num>
  <w:num w:numId="31">
    <w:abstractNumId w:val="32"/>
  </w:num>
  <w:num w:numId="32">
    <w:abstractNumId w:val="35"/>
  </w:num>
  <w:num w:numId="33">
    <w:abstractNumId w:val="22"/>
  </w:num>
  <w:num w:numId="34">
    <w:abstractNumId w:val="24"/>
  </w:num>
  <w:num w:numId="35">
    <w:abstractNumId w:val="6"/>
  </w:num>
  <w:num w:numId="36">
    <w:abstractNumId w:val="25"/>
  </w:num>
  <w:num w:numId="37">
    <w:abstractNumId w:val="0"/>
  </w:num>
  <w:num w:numId="38">
    <w:abstractNumId w:val="45"/>
  </w:num>
  <w:num w:numId="39">
    <w:abstractNumId w:val="51"/>
  </w:num>
  <w:num w:numId="40">
    <w:abstractNumId w:val="40"/>
  </w:num>
  <w:num w:numId="41">
    <w:abstractNumId w:val="49"/>
  </w:num>
  <w:num w:numId="42">
    <w:abstractNumId w:val="2"/>
  </w:num>
  <w:num w:numId="43">
    <w:abstractNumId w:val="16"/>
  </w:num>
  <w:num w:numId="44">
    <w:abstractNumId w:val="37"/>
  </w:num>
  <w:num w:numId="45">
    <w:abstractNumId w:val="27"/>
  </w:num>
  <w:num w:numId="46">
    <w:abstractNumId w:val="11"/>
  </w:num>
  <w:num w:numId="47">
    <w:abstractNumId w:val="7"/>
  </w:num>
  <w:num w:numId="48">
    <w:abstractNumId w:val="18"/>
  </w:num>
  <w:num w:numId="49">
    <w:abstractNumId w:val="14"/>
  </w:num>
  <w:num w:numId="50">
    <w:abstractNumId w:val="19"/>
  </w:num>
  <w:num w:numId="51">
    <w:abstractNumId w:val="21"/>
  </w:num>
  <w:num w:numId="52">
    <w:abstractNumId w:val="42"/>
  </w:num>
  <w:num w:numId="53">
    <w:abstractNumId w:val="44"/>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542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1753F"/>
    <w:rsid w:val="0000248E"/>
    <w:rsid w:val="00003130"/>
    <w:rsid w:val="00006877"/>
    <w:rsid w:val="000118A3"/>
    <w:rsid w:val="00015184"/>
    <w:rsid w:val="00016023"/>
    <w:rsid w:val="00031154"/>
    <w:rsid w:val="00033CB8"/>
    <w:rsid w:val="000430D4"/>
    <w:rsid w:val="000460D7"/>
    <w:rsid w:val="00047F29"/>
    <w:rsid w:val="00064694"/>
    <w:rsid w:val="00067FDF"/>
    <w:rsid w:val="0007059B"/>
    <w:rsid w:val="00073C4D"/>
    <w:rsid w:val="0008002C"/>
    <w:rsid w:val="000809B6"/>
    <w:rsid w:val="00084681"/>
    <w:rsid w:val="00087D5F"/>
    <w:rsid w:val="00096BB9"/>
    <w:rsid w:val="000A027A"/>
    <w:rsid w:val="000C5327"/>
    <w:rsid w:val="000C5871"/>
    <w:rsid w:val="000C752C"/>
    <w:rsid w:val="000E5618"/>
    <w:rsid w:val="000F18A9"/>
    <w:rsid w:val="000F4183"/>
    <w:rsid w:val="000F4437"/>
    <w:rsid w:val="001019C7"/>
    <w:rsid w:val="00101D5B"/>
    <w:rsid w:val="00114C25"/>
    <w:rsid w:val="00131AA5"/>
    <w:rsid w:val="00140FAD"/>
    <w:rsid w:val="0015094B"/>
    <w:rsid w:val="001547F3"/>
    <w:rsid w:val="00155D54"/>
    <w:rsid w:val="001577F3"/>
    <w:rsid w:val="00164422"/>
    <w:rsid w:val="001659B8"/>
    <w:rsid w:val="0017143D"/>
    <w:rsid w:val="00175DDE"/>
    <w:rsid w:val="00176174"/>
    <w:rsid w:val="001769DA"/>
    <w:rsid w:val="00183934"/>
    <w:rsid w:val="001870B5"/>
    <w:rsid w:val="001941D9"/>
    <w:rsid w:val="00194C15"/>
    <w:rsid w:val="00195B6A"/>
    <w:rsid w:val="001A013B"/>
    <w:rsid w:val="001A03BE"/>
    <w:rsid w:val="001A1EFE"/>
    <w:rsid w:val="001A4006"/>
    <w:rsid w:val="001A7197"/>
    <w:rsid w:val="001B18C3"/>
    <w:rsid w:val="001B313C"/>
    <w:rsid w:val="001C22EC"/>
    <w:rsid w:val="001C57C4"/>
    <w:rsid w:val="001D1377"/>
    <w:rsid w:val="001D2675"/>
    <w:rsid w:val="001D5DB8"/>
    <w:rsid w:val="001E30B7"/>
    <w:rsid w:val="001E4227"/>
    <w:rsid w:val="001E4F87"/>
    <w:rsid w:val="002000C2"/>
    <w:rsid w:val="00201109"/>
    <w:rsid w:val="002049D8"/>
    <w:rsid w:val="00211F55"/>
    <w:rsid w:val="00216B70"/>
    <w:rsid w:val="002213AB"/>
    <w:rsid w:val="00224320"/>
    <w:rsid w:val="00224563"/>
    <w:rsid w:val="00232004"/>
    <w:rsid w:val="00236A45"/>
    <w:rsid w:val="002413C7"/>
    <w:rsid w:val="002502B4"/>
    <w:rsid w:val="0025096A"/>
    <w:rsid w:val="002532F5"/>
    <w:rsid w:val="002573C0"/>
    <w:rsid w:val="002576DF"/>
    <w:rsid w:val="0026167D"/>
    <w:rsid w:val="00270645"/>
    <w:rsid w:val="00271498"/>
    <w:rsid w:val="002740FA"/>
    <w:rsid w:val="00277313"/>
    <w:rsid w:val="00277C12"/>
    <w:rsid w:val="0028101A"/>
    <w:rsid w:val="002868B2"/>
    <w:rsid w:val="002912D0"/>
    <w:rsid w:val="0029591A"/>
    <w:rsid w:val="002C0398"/>
    <w:rsid w:val="002D7812"/>
    <w:rsid w:val="002E1243"/>
    <w:rsid w:val="002E4441"/>
    <w:rsid w:val="002E4661"/>
    <w:rsid w:val="002E49B3"/>
    <w:rsid w:val="002E4FA6"/>
    <w:rsid w:val="002E5B62"/>
    <w:rsid w:val="002E6091"/>
    <w:rsid w:val="002F2133"/>
    <w:rsid w:val="00300236"/>
    <w:rsid w:val="00301D92"/>
    <w:rsid w:val="00303725"/>
    <w:rsid w:val="00303B81"/>
    <w:rsid w:val="00303B87"/>
    <w:rsid w:val="00303F1C"/>
    <w:rsid w:val="003112A2"/>
    <w:rsid w:val="00311894"/>
    <w:rsid w:val="00321DF5"/>
    <w:rsid w:val="003231F2"/>
    <w:rsid w:val="00323624"/>
    <w:rsid w:val="0033094C"/>
    <w:rsid w:val="003322C1"/>
    <w:rsid w:val="00341928"/>
    <w:rsid w:val="0035112E"/>
    <w:rsid w:val="00353CCD"/>
    <w:rsid w:val="00357AB0"/>
    <w:rsid w:val="00367296"/>
    <w:rsid w:val="00382740"/>
    <w:rsid w:val="003918E5"/>
    <w:rsid w:val="003A045F"/>
    <w:rsid w:val="003A1D1E"/>
    <w:rsid w:val="003A1D74"/>
    <w:rsid w:val="003A73D3"/>
    <w:rsid w:val="003B06AB"/>
    <w:rsid w:val="003B2589"/>
    <w:rsid w:val="003B3165"/>
    <w:rsid w:val="003B45FF"/>
    <w:rsid w:val="003C78BC"/>
    <w:rsid w:val="003D3B55"/>
    <w:rsid w:val="003D7B89"/>
    <w:rsid w:val="003E09F9"/>
    <w:rsid w:val="003E2A37"/>
    <w:rsid w:val="003E33B2"/>
    <w:rsid w:val="003E38A4"/>
    <w:rsid w:val="003E39C9"/>
    <w:rsid w:val="003F049E"/>
    <w:rsid w:val="003F26E6"/>
    <w:rsid w:val="003F3B43"/>
    <w:rsid w:val="00401B86"/>
    <w:rsid w:val="00402B95"/>
    <w:rsid w:val="00404BFF"/>
    <w:rsid w:val="00404F84"/>
    <w:rsid w:val="004149E3"/>
    <w:rsid w:val="004219B0"/>
    <w:rsid w:val="00422728"/>
    <w:rsid w:val="00426DD1"/>
    <w:rsid w:val="004306EE"/>
    <w:rsid w:val="00431B54"/>
    <w:rsid w:val="0044355D"/>
    <w:rsid w:val="00443B8C"/>
    <w:rsid w:val="0045605D"/>
    <w:rsid w:val="004617D4"/>
    <w:rsid w:val="00476F71"/>
    <w:rsid w:val="004822DC"/>
    <w:rsid w:val="00483E95"/>
    <w:rsid w:val="00490891"/>
    <w:rsid w:val="00492E42"/>
    <w:rsid w:val="00497511"/>
    <w:rsid w:val="004A0DBE"/>
    <w:rsid w:val="004B17C4"/>
    <w:rsid w:val="004B18EC"/>
    <w:rsid w:val="004B2934"/>
    <w:rsid w:val="004B3803"/>
    <w:rsid w:val="004C4466"/>
    <w:rsid w:val="004D7B30"/>
    <w:rsid w:val="004E1B62"/>
    <w:rsid w:val="004F1E15"/>
    <w:rsid w:val="004F2A00"/>
    <w:rsid w:val="004F5B7D"/>
    <w:rsid w:val="004F73B8"/>
    <w:rsid w:val="005138F5"/>
    <w:rsid w:val="005145E4"/>
    <w:rsid w:val="00520540"/>
    <w:rsid w:val="005205BF"/>
    <w:rsid w:val="00520FD3"/>
    <w:rsid w:val="0052141D"/>
    <w:rsid w:val="0053028D"/>
    <w:rsid w:val="00530F39"/>
    <w:rsid w:val="005311FC"/>
    <w:rsid w:val="00533F7A"/>
    <w:rsid w:val="00534BC4"/>
    <w:rsid w:val="00535595"/>
    <w:rsid w:val="00537985"/>
    <w:rsid w:val="005406AD"/>
    <w:rsid w:val="00550FDB"/>
    <w:rsid w:val="00554E7E"/>
    <w:rsid w:val="00557E05"/>
    <w:rsid w:val="0057142B"/>
    <w:rsid w:val="005717A8"/>
    <w:rsid w:val="00573575"/>
    <w:rsid w:val="00582C1D"/>
    <w:rsid w:val="00593E24"/>
    <w:rsid w:val="005A1791"/>
    <w:rsid w:val="005A4C22"/>
    <w:rsid w:val="005B06C4"/>
    <w:rsid w:val="005B36CD"/>
    <w:rsid w:val="005D257C"/>
    <w:rsid w:val="005D64F2"/>
    <w:rsid w:val="005E0C98"/>
    <w:rsid w:val="005E0E24"/>
    <w:rsid w:val="005E642F"/>
    <w:rsid w:val="005E68CA"/>
    <w:rsid w:val="005F2194"/>
    <w:rsid w:val="005F38D1"/>
    <w:rsid w:val="005F486D"/>
    <w:rsid w:val="005F6FE5"/>
    <w:rsid w:val="00601B4C"/>
    <w:rsid w:val="00603ABA"/>
    <w:rsid w:val="00611101"/>
    <w:rsid w:val="0061744E"/>
    <w:rsid w:val="00624ABA"/>
    <w:rsid w:val="0063364D"/>
    <w:rsid w:val="00636873"/>
    <w:rsid w:val="00642322"/>
    <w:rsid w:val="00643B9C"/>
    <w:rsid w:val="006547C3"/>
    <w:rsid w:val="00655209"/>
    <w:rsid w:val="00655A76"/>
    <w:rsid w:val="0066317D"/>
    <w:rsid w:val="00674DE5"/>
    <w:rsid w:val="00684169"/>
    <w:rsid w:val="006908CE"/>
    <w:rsid w:val="006965CC"/>
    <w:rsid w:val="006B1BED"/>
    <w:rsid w:val="006B2E45"/>
    <w:rsid w:val="006B4CA9"/>
    <w:rsid w:val="006B5CBD"/>
    <w:rsid w:val="006C063A"/>
    <w:rsid w:val="006C24AA"/>
    <w:rsid w:val="006C4E7F"/>
    <w:rsid w:val="006C6F52"/>
    <w:rsid w:val="006C7968"/>
    <w:rsid w:val="006D1311"/>
    <w:rsid w:val="006D2F42"/>
    <w:rsid w:val="006D5D4B"/>
    <w:rsid w:val="006D7F2F"/>
    <w:rsid w:val="006E0EF5"/>
    <w:rsid w:val="006E4022"/>
    <w:rsid w:val="006F0F51"/>
    <w:rsid w:val="006F3B12"/>
    <w:rsid w:val="0070131C"/>
    <w:rsid w:val="00706B7D"/>
    <w:rsid w:val="00725F22"/>
    <w:rsid w:val="00736E2D"/>
    <w:rsid w:val="00737C85"/>
    <w:rsid w:val="00740214"/>
    <w:rsid w:val="007435AD"/>
    <w:rsid w:val="00746902"/>
    <w:rsid w:val="007507D4"/>
    <w:rsid w:val="007543B4"/>
    <w:rsid w:val="00755649"/>
    <w:rsid w:val="00761729"/>
    <w:rsid w:val="00770902"/>
    <w:rsid w:val="00783051"/>
    <w:rsid w:val="007837E2"/>
    <w:rsid w:val="00784280"/>
    <w:rsid w:val="00795ADC"/>
    <w:rsid w:val="007A0769"/>
    <w:rsid w:val="007B0896"/>
    <w:rsid w:val="007B0DDB"/>
    <w:rsid w:val="007B45B2"/>
    <w:rsid w:val="007B6C66"/>
    <w:rsid w:val="007C2938"/>
    <w:rsid w:val="007D5BE3"/>
    <w:rsid w:val="007D7ACA"/>
    <w:rsid w:val="007F16E2"/>
    <w:rsid w:val="007F258E"/>
    <w:rsid w:val="008007B7"/>
    <w:rsid w:val="008041F0"/>
    <w:rsid w:val="008069B5"/>
    <w:rsid w:val="00815F6C"/>
    <w:rsid w:val="0081753F"/>
    <w:rsid w:val="00817E4D"/>
    <w:rsid w:val="0082080A"/>
    <w:rsid w:val="008254DA"/>
    <w:rsid w:val="00836F54"/>
    <w:rsid w:val="008420F6"/>
    <w:rsid w:val="0084551B"/>
    <w:rsid w:val="008474D8"/>
    <w:rsid w:val="00850F40"/>
    <w:rsid w:val="00852454"/>
    <w:rsid w:val="00860DDD"/>
    <w:rsid w:val="008623B6"/>
    <w:rsid w:val="00862F6C"/>
    <w:rsid w:val="00866922"/>
    <w:rsid w:val="00871A50"/>
    <w:rsid w:val="00872894"/>
    <w:rsid w:val="0088766D"/>
    <w:rsid w:val="00890397"/>
    <w:rsid w:val="00890DA9"/>
    <w:rsid w:val="008961B5"/>
    <w:rsid w:val="008A05ED"/>
    <w:rsid w:val="008A1CEC"/>
    <w:rsid w:val="008A442C"/>
    <w:rsid w:val="008A4974"/>
    <w:rsid w:val="008B011D"/>
    <w:rsid w:val="008B5E07"/>
    <w:rsid w:val="008B6101"/>
    <w:rsid w:val="008C44A4"/>
    <w:rsid w:val="008E388C"/>
    <w:rsid w:val="008E57AD"/>
    <w:rsid w:val="008F3E31"/>
    <w:rsid w:val="008F400E"/>
    <w:rsid w:val="0090526B"/>
    <w:rsid w:val="00913AED"/>
    <w:rsid w:val="009204A1"/>
    <w:rsid w:val="00920B10"/>
    <w:rsid w:val="00927D9F"/>
    <w:rsid w:val="0093026F"/>
    <w:rsid w:val="00934FAF"/>
    <w:rsid w:val="00935C2B"/>
    <w:rsid w:val="00941E79"/>
    <w:rsid w:val="00944E22"/>
    <w:rsid w:val="00957FF3"/>
    <w:rsid w:val="00960DBF"/>
    <w:rsid w:val="009616F7"/>
    <w:rsid w:val="00967E59"/>
    <w:rsid w:val="009723B6"/>
    <w:rsid w:val="009724E3"/>
    <w:rsid w:val="00972E20"/>
    <w:rsid w:val="00974C7D"/>
    <w:rsid w:val="009752D9"/>
    <w:rsid w:val="0097589A"/>
    <w:rsid w:val="00975D70"/>
    <w:rsid w:val="00983ADE"/>
    <w:rsid w:val="00985DE1"/>
    <w:rsid w:val="00996569"/>
    <w:rsid w:val="009A4355"/>
    <w:rsid w:val="009A44D5"/>
    <w:rsid w:val="009B0C15"/>
    <w:rsid w:val="009B39CE"/>
    <w:rsid w:val="009B5AF7"/>
    <w:rsid w:val="009B5D25"/>
    <w:rsid w:val="009B5DB6"/>
    <w:rsid w:val="009C3B1F"/>
    <w:rsid w:val="009D02B2"/>
    <w:rsid w:val="009D0FBE"/>
    <w:rsid w:val="009D1609"/>
    <w:rsid w:val="009D4090"/>
    <w:rsid w:val="009D40E7"/>
    <w:rsid w:val="009D575A"/>
    <w:rsid w:val="009D639A"/>
    <w:rsid w:val="009D6B37"/>
    <w:rsid w:val="009D7149"/>
    <w:rsid w:val="009E1049"/>
    <w:rsid w:val="009F574E"/>
    <w:rsid w:val="00A0087F"/>
    <w:rsid w:val="00A00B3E"/>
    <w:rsid w:val="00A02701"/>
    <w:rsid w:val="00A05F27"/>
    <w:rsid w:val="00A16069"/>
    <w:rsid w:val="00A17525"/>
    <w:rsid w:val="00A269B2"/>
    <w:rsid w:val="00A34474"/>
    <w:rsid w:val="00A36D61"/>
    <w:rsid w:val="00A37741"/>
    <w:rsid w:val="00A37EF5"/>
    <w:rsid w:val="00A46007"/>
    <w:rsid w:val="00A4708A"/>
    <w:rsid w:val="00A50447"/>
    <w:rsid w:val="00A51E47"/>
    <w:rsid w:val="00A56FB0"/>
    <w:rsid w:val="00A60D52"/>
    <w:rsid w:val="00A61BC7"/>
    <w:rsid w:val="00A64134"/>
    <w:rsid w:val="00A7114E"/>
    <w:rsid w:val="00A75DD4"/>
    <w:rsid w:val="00A8533D"/>
    <w:rsid w:val="00A86060"/>
    <w:rsid w:val="00A87AE0"/>
    <w:rsid w:val="00A87DBA"/>
    <w:rsid w:val="00A919B7"/>
    <w:rsid w:val="00A928E5"/>
    <w:rsid w:val="00A945BB"/>
    <w:rsid w:val="00A96BBB"/>
    <w:rsid w:val="00AA7274"/>
    <w:rsid w:val="00AB1439"/>
    <w:rsid w:val="00AB466B"/>
    <w:rsid w:val="00AC7E58"/>
    <w:rsid w:val="00AD06DF"/>
    <w:rsid w:val="00AD138B"/>
    <w:rsid w:val="00AD2517"/>
    <w:rsid w:val="00AD7349"/>
    <w:rsid w:val="00AE0DF7"/>
    <w:rsid w:val="00AE6C2C"/>
    <w:rsid w:val="00AE6CC6"/>
    <w:rsid w:val="00AF2C0F"/>
    <w:rsid w:val="00AF3A88"/>
    <w:rsid w:val="00AF5A56"/>
    <w:rsid w:val="00B114A3"/>
    <w:rsid w:val="00B126A9"/>
    <w:rsid w:val="00B137EA"/>
    <w:rsid w:val="00B13B3F"/>
    <w:rsid w:val="00B15A58"/>
    <w:rsid w:val="00B1743B"/>
    <w:rsid w:val="00B260A7"/>
    <w:rsid w:val="00B30E6F"/>
    <w:rsid w:val="00B3131C"/>
    <w:rsid w:val="00B354DD"/>
    <w:rsid w:val="00B359ED"/>
    <w:rsid w:val="00B43B49"/>
    <w:rsid w:val="00B52DEE"/>
    <w:rsid w:val="00B63995"/>
    <w:rsid w:val="00B65533"/>
    <w:rsid w:val="00B65E3D"/>
    <w:rsid w:val="00B77FA9"/>
    <w:rsid w:val="00B801DC"/>
    <w:rsid w:val="00B907FB"/>
    <w:rsid w:val="00B93700"/>
    <w:rsid w:val="00BA16D2"/>
    <w:rsid w:val="00BA42E3"/>
    <w:rsid w:val="00BA669B"/>
    <w:rsid w:val="00BB4ECA"/>
    <w:rsid w:val="00BB5480"/>
    <w:rsid w:val="00BB7537"/>
    <w:rsid w:val="00BC205A"/>
    <w:rsid w:val="00BC5C6F"/>
    <w:rsid w:val="00BD1581"/>
    <w:rsid w:val="00BD31B0"/>
    <w:rsid w:val="00BD4E6A"/>
    <w:rsid w:val="00BD5BAB"/>
    <w:rsid w:val="00BD7A32"/>
    <w:rsid w:val="00BF18C0"/>
    <w:rsid w:val="00BF20FA"/>
    <w:rsid w:val="00BF402B"/>
    <w:rsid w:val="00BF40A3"/>
    <w:rsid w:val="00BF4107"/>
    <w:rsid w:val="00BF4A88"/>
    <w:rsid w:val="00C01A13"/>
    <w:rsid w:val="00C07676"/>
    <w:rsid w:val="00C115DC"/>
    <w:rsid w:val="00C144C4"/>
    <w:rsid w:val="00C15EAC"/>
    <w:rsid w:val="00C27E04"/>
    <w:rsid w:val="00C35246"/>
    <w:rsid w:val="00C35E09"/>
    <w:rsid w:val="00C42DA7"/>
    <w:rsid w:val="00C47720"/>
    <w:rsid w:val="00C5710F"/>
    <w:rsid w:val="00C6342B"/>
    <w:rsid w:val="00C76525"/>
    <w:rsid w:val="00C8168C"/>
    <w:rsid w:val="00C820CF"/>
    <w:rsid w:val="00C86988"/>
    <w:rsid w:val="00C90F81"/>
    <w:rsid w:val="00CA19B6"/>
    <w:rsid w:val="00CA59A3"/>
    <w:rsid w:val="00CB18CF"/>
    <w:rsid w:val="00CB196B"/>
    <w:rsid w:val="00CB65D6"/>
    <w:rsid w:val="00CC3536"/>
    <w:rsid w:val="00CD4D6F"/>
    <w:rsid w:val="00CE26A1"/>
    <w:rsid w:val="00CE47A4"/>
    <w:rsid w:val="00CE6380"/>
    <w:rsid w:val="00CE7CE3"/>
    <w:rsid w:val="00CF32BB"/>
    <w:rsid w:val="00CF5F11"/>
    <w:rsid w:val="00D00B26"/>
    <w:rsid w:val="00D02368"/>
    <w:rsid w:val="00D02AFB"/>
    <w:rsid w:val="00D070E2"/>
    <w:rsid w:val="00D1653E"/>
    <w:rsid w:val="00D1699F"/>
    <w:rsid w:val="00D239CF"/>
    <w:rsid w:val="00D27886"/>
    <w:rsid w:val="00D371B4"/>
    <w:rsid w:val="00D51CDA"/>
    <w:rsid w:val="00D56998"/>
    <w:rsid w:val="00D57437"/>
    <w:rsid w:val="00D662CB"/>
    <w:rsid w:val="00D7523D"/>
    <w:rsid w:val="00D76B47"/>
    <w:rsid w:val="00D76B9F"/>
    <w:rsid w:val="00D806DC"/>
    <w:rsid w:val="00D83B3C"/>
    <w:rsid w:val="00D90F86"/>
    <w:rsid w:val="00D93682"/>
    <w:rsid w:val="00D946F3"/>
    <w:rsid w:val="00D95042"/>
    <w:rsid w:val="00D96625"/>
    <w:rsid w:val="00DA6001"/>
    <w:rsid w:val="00DB3E28"/>
    <w:rsid w:val="00DB7652"/>
    <w:rsid w:val="00DC11F9"/>
    <w:rsid w:val="00DC38F1"/>
    <w:rsid w:val="00DD1546"/>
    <w:rsid w:val="00DD4A8B"/>
    <w:rsid w:val="00DD5A11"/>
    <w:rsid w:val="00DD62DF"/>
    <w:rsid w:val="00DE7FCE"/>
    <w:rsid w:val="00DF1802"/>
    <w:rsid w:val="00DF57CF"/>
    <w:rsid w:val="00DF6289"/>
    <w:rsid w:val="00DF6494"/>
    <w:rsid w:val="00E02C30"/>
    <w:rsid w:val="00E072FE"/>
    <w:rsid w:val="00E112B9"/>
    <w:rsid w:val="00E11BC0"/>
    <w:rsid w:val="00E167BF"/>
    <w:rsid w:val="00E219B2"/>
    <w:rsid w:val="00E35189"/>
    <w:rsid w:val="00E36C15"/>
    <w:rsid w:val="00E46330"/>
    <w:rsid w:val="00E51AD0"/>
    <w:rsid w:val="00E543DD"/>
    <w:rsid w:val="00E55444"/>
    <w:rsid w:val="00E55B15"/>
    <w:rsid w:val="00E60DB0"/>
    <w:rsid w:val="00E660FE"/>
    <w:rsid w:val="00E746F9"/>
    <w:rsid w:val="00E761AA"/>
    <w:rsid w:val="00E77B7F"/>
    <w:rsid w:val="00E804F6"/>
    <w:rsid w:val="00E85E00"/>
    <w:rsid w:val="00E876D9"/>
    <w:rsid w:val="00E906BC"/>
    <w:rsid w:val="00E93629"/>
    <w:rsid w:val="00E95038"/>
    <w:rsid w:val="00E97D52"/>
    <w:rsid w:val="00EA616A"/>
    <w:rsid w:val="00EB19B6"/>
    <w:rsid w:val="00EB1B73"/>
    <w:rsid w:val="00EB270C"/>
    <w:rsid w:val="00EC0321"/>
    <w:rsid w:val="00EC1A45"/>
    <w:rsid w:val="00EC2003"/>
    <w:rsid w:val="00EC7B64"/>
    <w:rsid w:val="00ED0FDC"/>
    <w:rsid w:val="00EE0812"/>
    <w:rsid w:val="00EE1C9A"/>
    <w:rsid w:val="00EE504D"/>
    <w:rsid w:val="00EE54D6"/>
    <w:rsid w:val="00EE56E2"/>
    <w:rsid w:val="00EE68D0"/>
    <w:rsid w:val="00EF0733"/>
    <w:rsid w:val="00EF2481"/>
    <w:rsid w:val="00EF2776"/>
    <w:rsid w:val="00EF4FE7"/>
    <w:rsid w:val="00EF740F"/>
    <w:rsid w:val="00EF7E55"/>
    <w:rsid w:val="00F0350C"/>
    <w:rsid w:val="00F06F05"/>
    <w:rsid w:val="00F14C3D"/>
    <w:rsid w:val="00F16483"/>
    <w:rsid w:val="00F20AA4"/>
    <w:rsid w:val="00F267F9"/>
    <w:rsid w:val="00F26821"/>
    <w:rsid w:val="00F30C14"/>
    <w:rsid w:val="00F4094F"/>
    <w:rsid w:val="00F52BB2"/>
    <w:rsid w:val="00F55453"/>
    <w:rsid w:val="00F55751"/>
    <w:rsid w:val="00F62134"/>
    <w:rsid w:val="00F6615B"/>
    <w:rsid w:val="00F67793"/>
    <w:rsid w:val="00F76E90"/>
    <w:rsid w:val="00F82CBA"/>
    <w:rsid w:val="00F87CD0"/>
    <w:rsid w:val="00F93170"/>
    <w:rsid w:val="00F95206"/>
    <w:rsid w:val="00FB167A"/>
    <w:rsid w:val="00FB6857"/>
    <w:rsid w:val="00FC0F27"/>
    <w:rsid w:val="00FC54E3"/>
    <w:rsid w:val="00FC7EF2"/>
    <w:rsid w:val="00FD07A5"/>
    <w:rsid w:val="00FD0CDC"/>
    <w:rsid w:val="00FD3CDF"/>
    <w:rsid w:val="00FD514C"/>
    <w:rsid w:val="00FD646C"/>
    <w:rsid w:val="00FE555F"/>
    <w:rsid w:val="00FE5E86"/>
    <w:rsid w:val="00FF078C"/>
    <w:rsid w:val="00FF5F5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3B4"/>
    <w:pPr>
      <w:widowControl w:val="0"/>
      <w:jc w:val="both"/>
    </w:pPr>
  </w:style>
  <w:style w:type="paragraph" w:styleId="Heading1">
    <w:name w:val="heading 1"/>
    <w:basedOn w:val="Normal"/>
    <w:next w:val="Normal"/>
    <w:link w:val="Heading1Char"/>
    <w:uiPriority w:val="9"/>
    <w:qFormat/>
    <w:rsid w:val="00BF18C0"/>
    <w:pPr>
      <w:keepNext/>
      <w:keepLines/>
      <w:spacing w:before="340" w:after="330" w:line="576"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BF18C0"/>
    <w:pPr>
      <w:keepNext/>
      <w:keepLines/>
      <w:spacing w:before="260" w:after="260" w:line="415" w:lineRule="auto"/>
      <w:outlineLvl w:val="1"/>
    </w:pPr>
    <w:rPr>
      <w:rFonts w:ascii="Calibri Light" w:eastAsia="宋体" w:hAnsi="Calibri Light" w:cs="宋体"/>
      <w:b/>
      <w:bCs/>
      <w:sz w:val="32"/>
      <w:szCs w:val="32"/>
    </w:rPr>
  </w:style>
  <w:style w:type="paragraph" w:styleId="Heading3">
    <w:name w:val="heading 3"/>
    <w:basedOn w:val="Normal"/>
    <w:next w:val="Normal"/>
    <w:link w:val="Heading3Char"/>
    <w:uiPriority w:val="9"/>
    <w:unhideWhenUsed/>
    <w:qFormat/>
    <w:rsid w:val="00E97D52"/>
    <w:pPr>
      <w:keepNext/>
      <w:keepLines/>
      <w:spacing w:before="260" w:after="260" w:line="416" w:lineRule="auto"/>
      <w:outlineLvl w:val="2"/>
    </w:pPr>
    <w:rPr>
      <w:rFonts w:ascii="Calibri" w:eastAsia="宋体" w:hAnsi="Calibri" w:cs="Times New Roman"/>
      <w:b/>
      <w:bCs/>
      <w:sz w:val="32"/>
      <w:szCs w:val="32"/>
    </w:rPr>
  </w:style>
  <w:style w:type="paragraph" w:styleId="Heading4">
    <w:name w:val="heading 4"/>
    <w:basedOn w:val="Normal"/>
    <w:next w:val="Normal"/>
    <w:link w:val="Heading4Char"/>
    <w:uiPriority w:val="9"/>
    <w:unhideWhenUsed/>
    <w:qFormat/>
    <w:rsid w:val="006D13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1B18C3"/>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985DE1"/>
    <w:pPr>
      <w:keepNext/>
      <w:keepLines/>
      <w:spacing w:before="240" w:after="64" w:line="320" w:lineRule="auto"/>
      <w:ind w:left="1152" w:hanging="1152"/>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985DE1"/>
    <w:pPr>
      <w:keepNext/>
      <w:keepLines/>
      <w:spacing w:before="240" w:after="64" w:line="320" w:lineRule="auto"/>
      <w:ind w:left="1296" w:hanging="1296"/>
      <w:outlineLvl w:val="6"/>
    </w:pPr>
    <w:rPr>
      <w:b/>
      <w:bCs/>
      <w:sz w:val="24"/>
      <w:szCs w:val="24"/>
    </w:rPr>
  </w:style>
  <w:style w:type="paragraph" w:styleId="Heading8">
    <w:name w:val="heading 8"/>
    <w:basedOn w:val="Normal"/>
    <w:next w:val="Normal"/>
    <w:link w:val="Heading8Char"/>
    <w:uiPriority w:val="9"/>
    <w:semiHidden/>
    <w:unhideWhenUsed/>
    <w:qFormat/>
    <w:rsid w:val="00985DE1"/>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985DE1"/>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8C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F18C0"/>
    <w:rPr>
      <w:sz w:val="18"/>
      <w:szCs w:val="18"/>
    </w:rPr>
  </w:style>
  <w:style w:type="paragraph" w:styleId="Footer">
    <w:name w:val="footer"/>
    <w:basedOn w:val="Normal"/>
    <w:link w:val="FooterChar"/>
    <w:uiPriority w:val="99"/>
    <w:unhideWhenUsed/>
    <w:rsid w:val="00BF18C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F18C0"/>
    <w:rPr>
      <w:sz w:val="18"/>
      <w:szCs w:val="18"/>
    </w:rPr>
  </w:style>
  <w:style w:type="character" w:customStyle="1" w:styleId="Heading1Char">
    <w:name w:val="Heading 1 Char"/>
    <w:basedOn w:val="DefaultParagraphFont"/>
    <w:link w:val="Heading1"/>
    <w:uiPriority w:val="9"/>
    <w:rsid w:val="00BF18C0"/>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BF18C0"/>
    <w:rPr>
      <w:rFonts w:ascii="Calibri Light" w:eastAsia="宋体" w:hAnsi="Calibri Light" w:cs="宋体"/>
      <w:b/>
      <w:bCs/>
      <w:sz w:val="32"/>
      <w:szCs w:val="32"/>
    </w:rPr>
  </w:style>
  <w:style w:type="paragraph" w:styleId="BalloonText">
    <w:name w:val="Balloon Text"/>
    <w:basedOn w:val="Normal"/>
    <w:link w:val="BalloonTextChar"/>
    <w:uiPriority w:val="99"/>
    <w:semiHidden/>
    <w:unhideWhenUsed/>
    <w:rsid w:val="00BF18C0"/>
    <w:rPr>
      <w:sz w:val="18"/>
      <w:szCs w:val="18"/>
    </w:rPr>
  </w:style>
  <w:style w:type="character" w:customStyle="1" w:styleId="BalloonTextChar">
    <w:name w:val="Balloon Text Char"/>
    <w:basedOn w:val="DefaultParagraphFont"/>
    <w:link w:val="BalloonText"/>
    <w:uiPriority w:val="99"/>
    <w:semiHidden/>
    <w:rsid w:val="00BF18C0"/>
    <w:rPr>
      <w:sz w:val="18"/>
      <w:szCs w:val="18"/>
    </w:rPr>
  </w:style>
  <w:style w:type="paragraph" w:styleId="ListParagraph">
    <w:name w:val="List Paragraph"/>
    <w:basedOn w:val="Normal"/>
    <w:uiPriority w:val="34"/>
    <w:qFormat/>
    <w:rsid w:val="00BF18C0"/>
    <w:pPr>
      <w:ind w:firstLineChars="200" w:firstLine="420"/>
    </w:pPr>
  </w:style>
  <w:style w:type="character" w:customStyle="1" w:styleId="Heading3Char">
    <w:name w:val="Heading 3 Char"/>
    <w:basedOn w:val="DefaultParagraphFont"/>
    <w:link w:val="Heading3"/>
    <w:uiPriority w:val="9"/>
    <w:rsid w:val="00E97D52"/>
    <w:rPr>
      <w:rFonts w:ascii="Calibri" w:eastAsia="宋体" w:hAnsi="Calibri" w:cs="Times New Roman"/>
      <w:b/>
      <w:bCs/>
      <w:sz w:val="32"/>
      <w:szCs w:val="32"/>
    </w:rPr>
  </w:style>
  <w:style w:type="paragraph" w:customStyle="1" w:styleId="a">
    <w:name w:val="普通段落"/>
    <w:basedOn w:val="Normal"/>
    <w:rsid w:val="00E97D52"/>
    <w:pPr>
      <w:ind w:firstLine="420"/>
    </w:pPr>
    <w:rPr>
      <w:rFonts w:ascii="Times New Roman" w:eastAsia="宋体" w:hAnsi="Times New Roman" w:cs="Times New Roman"/>
      <w:szCs w:val="20"/>
    </w:rPr>
  </w:style>
  <w:style w:type="paragraph" w:customStyle="1" w:styleId="a0">
    <w:name w:val="图"/>
    <w:basedOn w:val="Normal"/>
    <w:rsid w:val="00E97D52"/>
    <w:pPr>
      <w:adjustRightInd w:val="0"/>
      <w:snapToGrid w:val="0"/>
      <w:spacing w:beforeLines="50" w:line="315" w:lineRule="atLeast"/>
      <w:jc w:val="center"/>
    </w:pPr>
    <w:rPr>
      <w:rFonts w:ascii="Times New Roman" w:eastAsia="宋体" w:hAnsi="Times New Roman" w:cs="Times New Roman"/>
      <w:szCs w:val="20"/>
    </w:rPr>
  </w:style>
  <w:style w:type="paragraph" w:customStyle="1" w:styleId="4">
    <w:name w:val="标题4"/>
    <w:basedOn w:val="Normal"/>
    <w:rsid w:val="00E97D52"/>
    <w:pPr>
      <w:adjustRightInd w:val="0"/>
      <w:spacing w:beforeLines="15" w:afterLines="35" w:line="360" w:lineRule="auto"/>
      <w:ind w:left="697"/>
    </w:pPr>
    <w:rPr>
      <w:rFonts w:ascii="Arial" w:eastAsia="黑体" w:hAnsi="Arial" w:cs="Arial"/>
      <w:sz w:val="22"/>
      <w:szCs w:val="20"/>
    </w:rPr>
  </w:style>
  <w:style w:type="character" w:customStyle="1" w:styleId="BodyTextIndentChar">
    <w:name w:val="Body Text Indent Char"/>
    <w:aliases w:val="正文文字首行缩进 Char,HD正文1 Char,特点标题 Char,上海中望标准 Char,正文文字缩进 Char,Body Text1 Char"/>
    <w:basedOn w:val="DefaultParagraphFont"/>
    <w:link w:val="BodyTextIndent"/>
    <w:locked/>
    <w:rsid w:val="008B6101"/>
    <w:rPr>
      <w:szCs w:val="24"/>
    </w:rPr>
  </w:style>
  <w:style w:type="paragraph" w:styleId="BodyTextIndent">
    <w:name w:val="Body Text Indent"/>
    <w:aliases w:val="正文文字首行缩进,HD正文1,特点标题,上海中望标准,正文文字缩进,Body Text1"/>
    <w:basedOn w:val="Normal"/>
    <w:link w:val="BodyTextIndentChar"/>
    <w:unhideWhenUsed/>
    <w:rsid w:val="008B6101"/>
    <w:pPr>
      <w:spacing w:line="360" w:lineRule="auto"/>
      <w:ind w:firstLineChars="200" w:firstLine="420"/>
    </w:pPr>
    <w:rPr>
      <w:szCs w:val="24"/>
    </w:rPr>
  </w:style>
  <w:style w:type="character" w:customStyle="1" w:styleId="Char1">
    <w:name w:val="正文文本缩进 Char1"/>
    <w:basedOn w:val="DefaultParagraphFont"/>
    <w:uiPriority w:val="99"/>
    <w:semiHidden/>
    <w:rsid w:val="008B6101"/>
  </w:style>
  <w:style w:type="character" w:customStyle="1" w:styleId="Heading4Char">
    <w:name w:val="Heading 4 Char"/>
    <w:basedOn w:val="DefaultParagraphFont"/>
    <w:link w:val="Heading4"/>
    <w:uiPriority w:val="9"/>
    <w:rsid w:val="006D1311"/>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706B7D"/>
    <w:rPr>
      <w:color w:val="0000FF"/>
      <w:u w:val="single"/>
    </w:rPr>
  </w:style>
  <w:style w:type="character" w:customStyle="1" w:styleId="dshChar">
    <w:name w:val="dsh 正文 Char"/>
    <w:link w:val="dsh"/>
    <w:locked/>
    <w:rsid w:val="00872894"/>
    <w:rPr>
      <w:rFonts w:ascii="Simsun" w:hAnsi="Simsun"/>
      <w:color w:val="222222"/>
      <w:sz w:val="24"/>
      <w:shd w:val="clear" w:color="auto" w:fill="FFFFFF"/>
    </w:rPr>
  </w:style>
  <w:style w:type="paragraph" w:customStyle="1" w:styleId="dsh">
    <w:name w:val="dsh 正文"/>
    <w:basedOn w:val="Normal"/>
    <w:link w:val="dshChar"/>
    <w:qFormat/>
    <w:rsid w:val="00872894"/>
    <w:pPr>
      <w:shd w:val="clear" w:color="auto" w:fill="FFFFFF"/>
      <w:spacing w:line="360" w:lineRule="auto"/>
      <w:ind w:firstLineChars="200" w:firstLine="200"/>
    </w:pPr>
    <w:rPr>
      <w:rFonts w:ascii="Simsun" w:hAnsi="Simsun"/>
      <w:color w:val="222222"/>
      <w:sz w:val="24"/>
    </w:rPr>
  </w:style>
  <w:style w:type="character" w:styleId="Emphasis">
    <w:name w:val="Emphasis"/>
    <w:basedOn w:val="DefaultParagraphFont"/>
    <w:uiPriority w:val="20"/>
    <w:qFormat/>
    <w:rsid w:val="009A44D5"/>
    <w:rPr>
      <w:i/>
      <w:iCs/>
    </w:rPr>
  </w:style>
  <w:style w:type="character" w:styleId="Strong">
    <w:name w:val="Strong"/>
    <w:basedOn w:val="DefaultParagraphFont"/>
    <w:uiPriority w:val="22"/>
    <w:qFormat/>
    <w:rsid w:val="009A44D5"/>
    <w:rPr>
      <w:b/>
      <w:bCs/>
    </w:rPr>
  </w:style>
  <w:style w:type="paragraph" w:styleId="NoSpacing">
    <w:name w:val="No Spacing"/>
    <w:link w:val="NoSpacingChar"/>
    <w:uiPriority w:val="1"/>
    <w:qFormat/>
    <w:rsid w:val="009A44D5"/>
    <w:pPr>
      <w:widowControl w:val="0"/>
      <w:jc w:val="both"/>
    </w:pPr>
  </w:style>
  <w:style w:type="paragraph" w:styleId="TOC1">
    <w:name w:val="toc 1"/>
    <w:basedOn w:val="Normal"/>
    <w:next w:val="Normal"/>
    <w:autoRedefine/>
    <w:uiPriority w:val="39"/>
    <w:unhideWhenUsed/>
    <w:rsid w:val="002D7812"/>
  </w:style>
  <w:style w:type="paragraph" w:styleId="TOC2">
    <w:name w:val="toc 2"/>
    <w:basedOn w:val="Normal"/>
    <w:next w:val="Normal"/>
    <w:autoRedefine/>
    <w:uiPriority w:val="39"/>
    <w:unhideWhenUsed/>
    <w:rsid w:val="002D7812"/>
    <w:pPr>
      <w:ind w:leftChars="200" w:left="420"/>
    </w:pPr>
  </w:style>
  <w:style w:type="paragraph" w:styleId="TOC3">
    <w:name w:val="toc 3"/>
    <w:basedOn w:val="Normal"/>
    <w:next w:val="Normal"/>
    <w:autoRedefine/>
    <w:uiPriority w:val="39"/>
    <w:unhideWhenUsed/>
    <w:rsid w:val="002D7812"/>
    <w:pPr>
      <w:ind w:leftChars="400" w:left="840"/>
    </w:pPr>
  </w:style>
  <w:style w:type="paragraph" w:styleId="TOC4">
    <w:name w:val="toc 4"/>
    <w:basedOn w:val="Normal"/>
    <w:next w:val="Normal"/>
    <w:autoRedefine/>
    <w:uiPriority w:val="39"/>
    <w:unhideWhenUsed/>
    <w:rsid w:val="002D7812"/>
    <w:pPr>
      <w:ind w:leftChars="600" w:left="1260"/>
    </w:pPr>
  </w:style>
  <w:style w:type="paragraph" w:customStyle="1" w:styleId="dsh1">
    <w:name w:val="dsh 1"/>
    <w:basedOn w:val="Heading1"/>
    <w:next w:val="dsh"/>
    <w:qFormat/>
    <w:rsid w:val="001577F3"/>
    <w:pPr>
      <w:pageBreakBefore/>
      <w:numPr>
        <w:numId w:val="4"/>
      </w:numPr>
      <w:spacing w:before="480" w:after="360" w:line="240" w:lineRule="auto"/>
      <w:jc w:val="center"/>
    </w:pPr>
    <w:rPr>
      <w:rFonts w:eastAsia="黑体"/>
      <w:sz w:val="32"/>
    </w:rPr>
  </w:style>
  <w:style w:type="paragraph" w:customStyle="1" w:styleId="dsh11">
    <w:name w:val="dsh 1.1"/>
    <w:basedOn w:val="Heading2"/>
    <w:next w:val="dsh"/>
    <w:qFormat/>
    <w:rsid w:val="001577F3"/>
    <w:pPr>
      <w:numPr>
        <w:ilvl w:val="1"/>
        <w:numId w:val="4"/>
      </w:numPr>
      <w:spacing w:before="540" w:after="120" w:line="240" w:lineRule="auto"/>
      <w:jc w:val="left"/>
    </w:pPr>
    <w:rPr>
      <w:rFonts w:ascii="Cambria" w:eastAsia="黑体" w:hAnsi="Cambria" w:cs="Times New Roman"/>
      <w:sz w:val="28"/>
    </w:rPr>
  </w:style>
  <w:style w:type="paragraph" w:customStyle="1" w:styleId="dsh111">
    <w:name w:val="dsh 1.1.1"/>
    <w:basedOn w:val="Heading3"/>
    <w:next w:val="dsh"/>
    <w:link w:val="dsh111Char"/>
    <w:qFormat/>
    <w:rsid w:val="001577F3"/>
    <w:pPr>
      <w:numPr>
        <w:ilvl w:val="2"/>
        <w:numId w:val="4"/>
      </w:numPr>
      <w:spacing w:before="360" w:after="240" w:line="240" w:lineRule="auto"/>
      <w:jc w:val="left"/>
    </w:pPr>
    <w:rPr>
      <w:rFonts w:ascii="黑体" w:eastAsia="黑体" w:hAnsi="宋体"/>
      <w:sz w:val="24"/>
      <w:szCs w:val="24"/>
    </w:rPr>
  </w:style>
  <w:style w:type="character" w:customStyle="1" w:styleId="dsh111Char">
    <w:name w:val="dsh 1.1.1 Char"/>
    <w:link w:val="dsh111"/>
    <w:rsid w:val="001577F3"/>
    <w:rPr>
      <w:rFonts w:ascii="黑体" w:eastAsia="黑体" w:hAnsi="宋体" w:cs="Times New Roman"/>
      <w:b/>
      <w:bCs/>
      <w:sz w:val="24"/>
      <w:szCs w:val="24"/>
    </w:rPr>
  </w:style>
  <w:style w:type="paragraph" w:customStyle="1" w:styleId="dsh1111">
    <w:name w:val="dsh1.1.1.1"/>
    <w:basedOn w:val="dsh111"/>
    <w:link w:val="dsh1111Char"/>
    <w:qFormat/>
    <w:rsid w:val="001577F3"/>
    <w:pPr>
      <w:numPr>
        <w:ilvl w:val="3"/>
      </w:numPr>
    </w:pPr>
  </w:style>
  <w:style w:type="character" w:customStyle="1" w:styleId="dsh1111Char">
    <w:name w:val="dsh1.1.1.1 Char"/>
    <w:basedOn w:val="dsh111Char"/>
    <w:link w:val="dsh1111"/>
    <w:rsid w:val="001577F3"/>
  </w:style>
  <w:style w:type="character" w:customStyle="1" w:styleId="Heading5Char">
    <w:name w:val="Heading 5 Char"/>
    <w:basedOn w:val="DefaultParagraphFont"/>
    <w:link w:val="Heading5"/>
    <w:uiPriority w:val="9"/>
    <w:rsid w:val="001B18C3"/>
    <w:rPr>
      <w:b/>
      <w:bCs/>
      <w:sz w:val="28"/>
      <w:szCs w:val="28"/>
    </w:rPr>
  </w:style>
  <w:style w:type="paragraph" w:styleId="TOC5">
    <w:name w:val="toc 5"/>
    <w:basedOn w:val="Normal"/>
    <w:next w:val="Normal"/>
    <w:autoRedefine/>
    <w:uiPriority w:val="39"/>
    <w:unhideWhenUsed/>
    <w:rsid w:val="003D3B55"/>
    <w:pPr>
      <w:ind w:leftChars="800" w:left="1680"/>
    </w:pPr>
  </w:style>
  <w:style w:type="paragraph" w:customStyle="1" w:styleId="Table">
    <w:name w:val="Table"/>
    <w:basedOn w:val="Normal"/>
    <w:rsid w:val="00D83B3C"/>
    <w:pPr>
      <w:widowControl/>
      <w:spacing w:before="40" w:after="40"/>
      <w:jc w:val="left"/>
    </w:pPr>
    <w:rPr>
      <w:rFonts w:ascii="Arial" w:eastAsia="宋体" w:hAnsi="Arial" w:cs="Times New Roman"/>
      <w:kern w:val="0"/>
      <w:sz w:val="20"/>
      <w:szCs w:val="20"/>
      <w:lang w:val="en-GB" w:eastAsia="en-US"/>
    </w:rPr>
  </w:style>
  <w:style w:type="paragraph" w:customStyle="1" w:styleId="Figure">
    <w:name w:val="Figure"/>
    <w:basedOn w:val="BodyText"/>
    <w:rsid w:val="00D83B3C"/>
    <w:pPr>
      <w:tabs>
        <w:tab w:val="center" w:pos="8640"/>
      </w:tabs>
      <w:spacing w:before="120" w:after="240" w:line="360" w:lineRule="auto"/>
      <w:jc w:val="center"/>
    </w:pPr>
    <w:rPr>
      <w:rFonts w:ascii="Times New Roman" w:eastAsia="宋体" w:hAnsi="Times New Roman" w:cs="Times New Roman"/>
      <w:kern w:val="0"/>
      <w:szCs w:val="20"/>
    </w:rPr>
  </w:style>
  <w:style w:type="paragraph" w:styleId="BodyText">
    <w:name w:val="Body Text"/>
    <w:basedOn w:val="Normal"/>
    <w:link w:val="BodyTextChar"/>
    <w:uiPriority w:val="99"/>
    <w:semiHidden/>
    <w:unhideWhenUsed/>
    <w:rsid w:val="00D83B3C"/>
    <w:pPr>
      <w:spacing w:after="120"/>
    </w:pPr>
  </w:style>
  <w:style w:type="character" w:customStyle="1" w:styleId="BodyTextChar">
    <w:name w:val="Body Text Char"/>
    <w:basedOn w:val="DefaultParagraphFont"/>
    <w:link w:val="BodyText"/>
    <w:uiPriority w:val="99"/>
    <w:semiHidden/>
    <w:rsid w:val="00D83B3C"/>
  </w:style>
  <w:style w:type="character" w:customStyle="1" w:styleId="Heading6Char">
    <w:name w:val="Heading 6 Char"/>
    <w:basedOn w:val="DefaultParagraphFont"/>
    <w:link w:val="Heading6"/>
    <w:uiPriority w:val="9"/>
    <w:semiHidden/>
    <w:rsid w:val="00985DE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985DE1"/>
    <w:rPr>
      <w:b/>
      <w:bCs/>
      <w:sz w:val="24"/>
      <w:szCs w:val="24"/>
    </w:rPr>
  </w:style>
  <w:style w:type="character" w:customStyle="1" w:styleId="Heading8Char">
    <w:name w:val="Heading 8 Char"/>
    <w:basedOn w:val="DefaultParagraphFont"/>
    <w:link w:val="Heading8"/>
    <w:uiPriority w:val="9"/>
    <w:semiHidden/>
    <w:rsid w:val="00985DE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985DE1"/>
    <w:rPr>
      <w:rFonts w:asciiTheme="majorHAnsi" w:eastAsiaTheme="majorEastAsia" w:hAnsiTheme="majorHAnsi" w:cstheme="majorBidi"/>
      <w:szCs w:val="21"/>
    </w:rPr>
  </w:style>
  <w:style w:type="paragraph" w:styleId="Title">
    <w:name w:val="Title"/>
    <w:basedOn w:val="Normal"/>
    <w:next w:val="Normal"/>
    <w:link w:val="TitleChar"/>
    <w:uiPriority w:val="10"/>
    <w:qFormat/>
    <w:rsid w:val="00985DE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985DE1"/>
    <w:rPr>
      <w:rFonts w:asciiTheme="majorHAnsi" w:eastAsia="宋体" w:hAnsiTheme="majorHAnsi" w:cstheme="majorBidi"/>
      <w:b/>
      <w:bCs/>
      <w:sz w:val="32"/>
      <w:szCs w:val="32"/>
    </w:rPr>
  </w:style>
  <w:style w:type="paragraph" w:styleId="NormalWeb">
    <w:name w:val="Normal (Web)"/>
    <w:basedOn w:val="Normal"/>
    <w:uiPriority w:val="99"/>
    <w:semiHidden/>
    <w:unhideWhenUsed/>
    <w:rsid w:val="00985DE1"/>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rsid w:val="00985DE1"/>
    <w:rPr>
      <w:rFonts w:ascii="宋体" w:eastAsia="宋体" w:hAnsi="Courier New" w:cs="Courier New"/>
      <w:szCs w:val="21"/>
    </w:rPr>
  </w:style>
  <w:style w:type="character" w:customStyle="1" w:styleId="PlainTextChar">
    <w:name w:val="Plain Text Char"/>
    <w:basedOn w:val="DefaultParagraphFont"/>
    <w:link w:val="PlainText"/>
    <w:rsid w:val="00985DE1"/>
    <w:rPr>
      <w:rFonts w:ascii="宋体" w:eastAsia="宋体" w:hAnsi="Courier New" w:cs="Courier New"/>
      <w:szCs w:val="21"/>
    </w:rPr>
  </w:style>
  <w:style w:type="paragraph" w:styleId="DocumentMap">
    <w:name w:val="Document Map"/>
    <w:basedOn w:val="Normal"/>
    <w:link w:val="DocumentMapChar"/>
    <w:uiPriority w:val="99"/>
    <w:semiHidden/>
    <w:unhideWhenUsed/>
    <w:rsid w:val="00985DE1"/>
    <w:rPr>
      <w:rFonts w:ascii="宋体" w:eastAsia="宋体"/>
      <w:sz w:val="18"/>
      <w:szCs w:val="18"/>
    </w:rPr>
  </w:style>
  <w:style w:type="character" w:customStyle="1" w:styleId="DocumentMapChar">
    <w:name w:val="Document Map Char"/>
    <w:basedOn w:val="DefaultParagraphFont"/>
    <w:link w:val="DocumentMap"/>
    <w:uiPriority w:val="99"/>
    <w:semiHidden/>
    <w:rsid w:val="00985DE1"/>
    <w:rPr>
      <w:rFonts w:ascii="宋体" w:eastAsia="宋体"/>
      <w:sz w:val="18"/>
      <w:szCs w:val="18"/>
    </w:rPr>
  </w:style>
  <w:style w:type="paragraph" w:styleId="NormalIndent">
    <w:name w:val="Normal Indent"/>
    <w:aliases w:val="正文缩进（首行缩进两字）,正文缩进 Char,正文缩进（首行缩进两字） Char,正文缩进 Char1 Char,正文缩进 Char Char Char,正文缩进 Char1 Char Char Char,正文缩进 Char Char Char Char Char,正文缩进 Char1 Char Char Char Char Char,正文缩进 Char Char Char Char Char Char Char Char,正文缩进 Char Char1,表正文,正文非缩进"/>
    <w:basedOn w:val="Normal"/>
    <w:link w:val="NormalIndentChar"/>
    <w:rsid w:val="00985DE1"/>
    <w:pPr>
      <w:spacing w:after="240" w:line="480" w:lineRule="auto"/>
    </w:pPr>
    <w:rPr>
      <w:rFonts w:ascii="宋体" w:eastAsia="宋体" w:hAnsi="宋体" w:cs="Times New Roman"/>
      <w:sz w:val="24"/>
      <w:szCs w:val="30"/>
      <w:lang w:bidi="he-IL"/>
    </w:rPr>
  </w:style>
  <w:style w:type="paragraph" w:customStyle="1" w:styleId="20">
    <w:name w:val="项目2"/>
    <w:basedOn w:val="Normal"/>
    <w:rsid w:val="00985DE1"/>
    <w:pPr>
      <w:spacing w:before="60" w:after="60" w:line="320" w:lineRule="atLeast"/>
    </w:pPr>
    <w:rPr>
      <w:rFonts w:ascii="Times New Roman" w:eastAsia="宋体" w:hAnsi="Times New Roman" w:cs="Times New Roman"/>
      <w:sz w:val="24"/>
      <w:szCs w:val="20"/>
      <w:lang w:eastAsia="en-US"/>
    </w:rPr>
  </w:style>
  <w:style w:type="paragraph" w:customStyle="1" w:styleId="xl25">
    <w:name w:val="xl25"/>
    <w:basedOn w:val="Normal"/>
    <w:rsid w:val="00985DE1"/>
    <w:pPr>
      <w:widowControl/>
      <w:spacing w:before="100" w:beforeAutospacing="1" w:after="100" w:afterAutospacing="1"/>
      <w:jc w:val="center"/>
    </w:pPr>
    <w:rPr>
      <w:rFonts w:ascii="Times New Roman" w:eastAsia="宋体" w:hAnsi="Times New Roman" w:cs="Times New Roman"/>
      <w:kern w:val="0"/>
      <w:szCs w:val="21"/>
    </w:rPr>
  </w:style>
  <w:style w:type="paragraph" w:customStyle="1" w:styleId="a1">
    <w:name w:val="普通正文"/>
    <w:basedOn w:val="Normal"/>
    <w:rsid w:val="00985DE1"/>
    <w:pPr>
      <w:adjustRightInd w:val="0"/>
      <w:spacing w:before="120" w:after="120" w:line="360" w:lineRule="auto"/>
      <w:ind w:firstLine="480"/>
      <w:jc w:val="left"/>
      <w:textAlignment w:val="baseline"/>
    </w:pPr>
    <w:rPr>
      <w:rFonts w:ascii="Arial" w:eastAsia="宋体" w:hAnsi="Arial" w:cs="Times New Roman"/>
      <w:kern w:val="0"/>
      <w:sz w:val="24"/>
      <w:szCs w:val="24"/>
    </w:rPr>
  </w:style>
  <w:style w:type="character" w:customStyle="1" w:styleId="NormalIndentChar">
    <w:name w:val="Normal Indent Char"/>
    <w:aliases w:val="正文缩进（首行缩进两字） Char1,正文缩进 Char Char,正文缩进（首行缩进两字） Char Char,正文缩进 Char1 Char Char,正文缩进 Char Char Char Char,正文缩进 Char1 Char Char Char Char,正文缩进 Char Char Char Char Char Char,正文缩进 Char1 Char Char Char Char Char Char,正文缩进 Char Char1 Char"/>
    <w:basedOn w:val="DefaultParagraphFont"/>
    <w:link w:val="NormalIndent"/>
    <w:rsid w:val="00985DE1"/>
    <w:rPr>
      <w:rFonts w:ascii="宋体" w:eastAsia="宋体" w:hAnsi="宋体" w:cs="Times New Roman"/>
      <w:sz w:val="24"/>
      <w:szCs w:val="30"/>
      <w:lang w:bidi="he-IL"/>
    </w:rPr>
  </w:style>
  <w:style w:type="paragraph" w:styleId="TOCHeading">
    <w:name w:val="TOC Heading"/>
    <w:basedOn w:val="Heading1"/>
    <w:next w:val="Normal"/>
    <w:uiPriority w:val="39"/>
    <w:semiHidden/>
    <w:unhideWhenUsed/>
    <w:qFormat/>
    <w:rsid w:val="00985D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2">
    <w:name w:val="图说"/>
    <w:basedOn w:val="Normal"/>
    <w:rsid w:val="00985DE1"/>
    <w:pPr>
      <w:adjustRightInd w:val="0"/>
      <w:spacing w:line="480" w:lineRule="auto"/>
      <w:jc w:val="center"/>
    </w:pPr>
    <w:rPr>
      <w:rFonts w:ascii="Times New Roman" w:eastAsia="宋体" w:hAnsi="Times New Roman" w:cs="Times New Roman"/>
      <w:sz w:val="18"/>
      <w:szCs w:val="20"/>
    </w:rPr>
  </w:style>
  <w:style w:type="paragraph" w:customStyle="1" w:styleId="a3">
    <w:name w:val="半行"/>
    <w:basedOn w:val="Normal"/>
    <w:rsid w:val="00985DE1"/>
    <w:pPr>
      <w:adjustRightInd w:val="0"/>
      <w:snapToGrid w:val="0"/>
      <w:spacing w:line="170" w:lineRule="exact"/>
      <w:ind w:firstLine="425"/>
    </w:pPr>
    <w:rPr>
      <w:rFonts w:ascii="Times New Roman" w:eastAsia="宋体" w:hAnsi="Times New Roman" w:cs="Times New Roman"/>
      <w:szCs w:val="20"/>
    </w:rPr>
  </w:style>
  <w:style w:type="paragraph" w:customStyle="1" w:styleId="a4">
    <w:name w:val="表题"/>
    <w:basedOn w:val="Normal"/>
    <w:rsid w:val="00985DE1"/>
    <w:pPr>
      <w:adjustRightInd w:val="0"/>
      <w:snapToGrid w:val="0"/>
      <w:spacing w:beforeLines="35" w:afterLines="15" w:line="315" w:lineRule="atLeast"/>
      <w:jc w:val="center"/>
    </w:pPr>
    <w:rPr>
      <w:rFonts w:ascii="Times New Roman" w:eastAsia="黑体" w:hAnsi="Times New Roman" w:cs="Times New Roman"/>
      <w:sz w:val="18"/>
      <w:szCs w:val="20"/>
    </w:rPr>
  </w:style>
  <w:style w:type="paragraph" w:customStyle="1" w:styleId="a5">
    <w:name w:val="文档正文"/>
    <w:basedOn w:val="Normal"/>
    <w:link w:val="CharChar"/>
    <w:rsid w:val="00985DE1"/>
    <w:pPr>
      <w:adjustRightInd w:val="0"/>
      <w:spacing w:line="480" w:lineRule="atLeast"/>
      <w:ind w:firstLine="567"/>
      <w:textAlignment w:val="baseline"/>
    </w:pPr>
    <w:rPr>
      <w:rFonts w:ascii="宋体" w:eastAsia="宋体" w:hAnsi="宋体" w:cs="Times New Roman"/>
      <w:spacing w:val="4"/>
      <w:kern w:val="0"/>
      <w:sz w:val="24"/>
      <w:szCs w:val="24"/>
    </w:rPr>
  </w:style>
  <w:style w:type="character" w:customStyle="1" w:styleId="CharChar">
    <w:name w:val="文档正文 Char Char"/>
    <w:basedOn w:val="DefaultParagraphFont"/>
    <w:link w:val="a5"/>
    <w:rsid w:val="00985DE1"/>
    <w:rPr>
      <w:rFonts w:ascii="宋体" w:eastAsia="宋体" w:hAnsi="宋体" w:cs="Times New Roman"/>
      <w:spacing w:val="4"/>
      <w:kern w:val="0"/>
      <w:sz w:val="24"/>
      <w:szCs w:val="24"/>
    </w:rPr>
  </w:style>
  <w:style w:type="numbering" w:customStyle="1" w:styleId="1">
    <w:name w:val="样式1"/>
    <w:uiPriority w:val="99"/>
    <w:rsid w:val="00985DE1"/>
    <w:pPr>
      <w:numPr>
        <w:numId w:val="14"/>
      </w:numPr>
    </w:pPr>
  </w:style>
  <w:style w:type="numbering" w:customStyle="1" w:styleId="2">
    <w:name w:val="样式2"/>
    <w:uiPriority w:val="99"/>
    <w:rsid w:val="00985DE1"/>
    <w:pPr>
      <w:numPr>
        <w:numId w:val="18"/>
      </w:numPr>
    </w:pPr>
  </w:style>
  <w:style w:type="numbering" w:customStyle="1" w:styleId="3">
    <w:name w:val="样式3"/>
    <w:uiPriority w:val="99"/>
    <w:rsid w:val="00985DE1"/>
    <w:pPr>
      <w:numPr>
        <w:numId w:val="19"/>
      </w:numPr>
    </w:pPr>
  </w:style>
  <w:style w:type="character" w:customStyle="1" w:styleId="NoSpacingChar">
    <w:name w:val="No Spacing Char"/>
    <w:basedOn w:val="DefaultParagraphFont"/>
    <w:link w:val="NoSpacing"/>
    <w:uiPriority w:val="1"/>
    <w:rsid w:val="00985DE1"/>
  </w:style>
  <w:style w:type="table" w:styleId="TableGrid">
    <w:name w:val="Table Grid"/>
    <w:basedOn w:val="TableNormal"/>
    <w:uiPriority w:val="59"/>
    <w:rsid w:val="003A04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F18C0"/>
    <w:pPr>
      <w:keepNext/>
      <w:keepLines/>
      <w:spacing w:before="340" w:after="330" w:line="576" w:lineRule="auto"/>
      <w:outlineLvl w:val="0"/>
    </w:pPr>
    <w:rPr>
      <w:rFonts w:ascii="Calibri" w:eastAsia="宋体" w:hAnsi="Calibri" w:cs="Times New Roman"/>
      <w:b/>
      <w:bCs/>
      <w:kern w:val="44"/>
      <w:sz w:val="44"/>
      <w:szCs w:val="44"/>
      <w:lang w:val="x-none" w:eastAsia="x-none"/>
    </w:rPr>
  </w:style>
  <w:style w:type="paragraph" w:styleId="2">
    <w:name w:val="heading 2"/>
    <w:basedOn w:val="a"/>
    <w:next w:val="a"/>
    <w:link w:val="2Char"/>
    <w:uiPriority w:val="9"/>
    <w:unhideWhenUsed/>
    <w:qFormat/>
    <w:rsid w:val="00BF18C0"/>
    <w:pPr>
      <w:keepNext/>
      <w:keepLines/>
      <w:spacing w:before="260" w:after="260" w:line="415" w:lineRule="auto"/>
      <w:outlineLvl w:val="1"/>
    </w:pPr>
    <w:rPr>
      <w:rFonts w:ascii="Calibri Light" w:eastAsia="宋体" w:hAnsi="Calibri Light" w:cs="宋体"/>
      <w:b/>
      <w:bCs/>
      <w:sz w:val="32"/>
      <w:szCs w:val="32"/>
      <w:lang w:val="x-none" w:eastAsia="x-none"/>
    </w:rPr>
  </w:style>
  <w:style w:type="paragraph" w:styleId="3">
    <w:name w:val="heading 3"/>
    <w:basedOn w:val="a"/>
    <w:next w:val="a"/>
    <w:link w:val="3Char"/>
    <w:uiPriority w:val="9"/>
    <w:unhideWhenUsed/>
    <w:qFormat/>
    <w:rsid w:val="00E97D52"/>
    <w:pPr>
      <w:keepNext/>
      <w:keepLines/>
      <w:spacing w:before="260" w:after="260" w:line="416" w:lineRule="auto"/>
      <w:outlineLvl w:val="2"/>
    </w:pPr>
    <w:rPr>
      <w:rFonts w:ascii="Calibri" w:eastAsia="宋体" w:hAnsi="Calibri" w:cs="Times New Roman"/>
      <w:b/>
      <w:bCs/>
      <w:sz w:val="32"/>
      <w:szCs w:val="32"/>
      <w:lang w:val="x-none" w:eastAsia="x-none"/>
    </w:rPr>
  </w:style>
  <w:style w:type="paragraph" w:styleId="4">
    <w:name w:val="heading 4"/>
    <w:basedOn w:val="a"/>
    <w:next w:val="a"/>
    <w:link w:val="4Char"/>
    <w:uiPriority w:val="9"/>
    <w:unhideWhenUsed/>
    <w:qFormat/>
    <w:rsid w:val="006D13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B18C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18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18C0"/>
    <w:rPr>
      <w:sz w:val="18"/>
      <w:szCs w:val="18"/>
    </w:rPr>
  </w:style>
  <w:style w:type="paragraph" w:styleId="a4">
    <w:name w:val="footer"/>
    <w:basedOn w:val="a"/>
    <w:link w:val="Char0"/>
    <w:uiPriority w:val="99"/>
    <w:unhideWhenUsed/>
    <w:rsid w:val="00BF18C0"/>
    <w:pPr>
      <w:tabs>
        <w:tab w:val="center" w:pos="4153"/>
        <w:tab w:val="right" w:pos="8306"/>
      </w:tabs>
      <w:snapToGrid w:val="0"/>
      <w:jc w:val="left"/>
    </w:pPr>
    <w:rPr>
      <w:sz w:val="18"/>
      <w:szCs w:val="18"/>
    </w:rPr>
  </w:style>
  <w:style w:type="character" w:customStyle="1" w:styleId="Char0">
    <w:name w:val="页脚 Char"/>
    <w:basedOn w:val="a0"/>
    <w:link w:val="a4"/>
    <w:uiPriority w:val="99"/>
    <w:rsid w:val="00BF18C0"/>
    <w:rPr>
      <w:sz w:val="18"/>
      <w:szCs w:val="18"/>
    </w:rPr>
  </w:style>
  <w:style w:type="character" w:customStyle="1" w:styleId="1Char">
    <w:name w:val="标题 1 Char"/>
    <w:basedOn w:val="a0"/>
    <w:link w:val="1"/>
    <w:uiPriority w:val="9"/>
    <w:rsid w:val="00BF18C0"/>
    <w:rPr>
      <w:rFonts w:ascii="Calibri" w:eastAsia="宋体" w:hAnsi="Calibri" w:cs="Times New Roman"/>
      <w:b/>
      <w:bCs/>
      <w:kern w:val="44"/>
      <w:sz w:val="44"/>
      <w:szCs w:val="44"/>
      <w:lang w:val="x-none" w:eastAsia="x-none"/>
    </w:rPr>
  </w:style>
  <w:style w:type="character" w:customStyle="1" w:styleId="2Char">
    <w:name w:val="标题 2 Char"/>
    <w:basedOn w:val="a0"/>
    <w:link w:val="2"/>
    <w:uiPriority w:val="9"/>
    <w:rsid w:val="00BF18C0"/>
    <w:rPr>
      <w:rFonts w:ascii="Calibri Light" w:eastAsia="宋体" w:hAnsi="Calibri Light" w:cs="宋体"/>
      <w:b/>
      <w:bCs/>
      <w:sz w:val="32"/>
      <w:szCs w:val="32"/>
      <w:lang w:val="x-none" w:eastAsia="x-none"/>
    </w:rPr>
  </w:style>
  <w:style w:type="paragraph" w:styleId="a5">
    <w:name w:val="Balloon Text"/>
    <w:basedOn w:val="a"/>
    <w:link w:val="Char1"/>
    <w:uiPriority w:val="99"/>
    <w:semiHidden/>
    <w:unhideWhenUsed/>
    <w:rsid w:val="00BF18C0"/>
    <w:rPr>
      <w:sz w:val="18"/>
      <w:szCs w:val="18"/>
    </w:rPr>
  </w:style>
  <w:style w:type="character" w:customStyle="1" w:styleId="Char1">
    <w:name w:val="批注框文本 Char"/>
    <w:basedOn w:val="a0"/>
    <w:link w:val="a5"/>
    <w:uiPriority w:val="99"/>
    <w:semiHidden/>
    <w:rsid w:val="00BF18C0"/>
    <w:rPr>
      <w:sz w:val="18"/>
      <w:szCs w:val="18"/>
    </w:rPr>
  </w:style>
  <w:style w:type="paragraph" w:styleId="a6">
    <w:name w:val="List Paragraph"/>
    <w:basedOn w:val="a"/>
    <w:uiPriority w:val="34"/>
    <w:qFormat/>
    <w:rsid w:val="00BF18C0"/>
    <w:pPr>
      <w:ind w:firstLineChars="200" w:firstLine="420"/>
    </w:pPr>
  </w:style>
  <w:style w:type="character" w:customStyle="1" w:styleId="3Char">
    <w:name w:val="标题 3 Char"/>
    <w:basedOn w:val="a0"/>
    <w:link w:val="3"/>
    <w:uiPriority w:val="9"/>
    <w:rsid w:val="00E97D52"/>
    <w:rPr>
      <w:rFonts w:ascii="Calibri" w:eastAsia="宋体" w:hAnsi="Calibri" w:cs="Times New Roman"/>
      <w:b/>
      <w:bCs/>
      <w:sz w:val="32"/>
      <w:szCs w:val="32"/>
      <w:lang w:val="x-none" w:eastAsia="x-none"/>
    </w:rPr>
  </w:style>
  <w:style w:type="paragraph" w:customStyle="1" w:styleId="a7">
    <w:name w:val="普通段落"/>
    <w:basedOn w:val="a"/>
    <w:rsid w:val="00E97D52"/>
    <w:pPr>
      <w:ind w:firstLine="420"/>
    </w:pPr>
    <w:rPr>
      <w:rFonts w:ascii="Times New Roman" w:eastAsia="宋体" w:hAnsi="Times New Roman" w:cs="Times New Roman"/>
      <w:szCs w:val="20"/>
    </w:rPr>
  </w:style>
  <w:style w:type="paragraph" w:customStyle="1" w:styleId="a8">
    <w:name w:val="图"/>
    <w:basedOn w:val="a"/>
    <w:rsid w:val="00E97D52"/>
    <w:pPr>
      <w:adjustRightInd w:val="0"/>
      <w:snapToGrid w:val="0"/>
      <w:spacing w:beforeLines="50" w:before="157" w:line="315" w:lineRule="atLeast"/>
      <w:jc w:val="center"/>
    </w:pPr>
    <w:rPr>
      <w:rFonts w:ascii="Times New Roman" w:eastAsia="宋体" w:hAnsi="Times New Roman" w:cs="Times New Roman"/>
      <w:szCs w:val="20"/>
    </w:rPr>
  </w:style>
  <w:style w:type="paragraph" w:customStyle="1" w:styleId="40">
    <w:name w:val="标题4"/>
    <w:basedOn w:val="a"/>
    <w:rsid w:val="00E97D52"/>
    <w:pPr>
      <w:adjustRightInd w:val="0"/>
      <w:spacing w:beforeLines="15" w:before="47" w:afterLines="35" w:after="110" w:line="360" w:lineRule="auto"/>
      <w:ind w:left="697"/>
    </w:pPr>
    <w:rPr>
      <w:rFonts w:ascii="Arial" w:eastAsia="黑体" w:hAnsi="Arial" w:cs="Arial"/>
      <w:sz w:val="22"/>
      <w:szCs w:val="20"/>
    </w:rPr>
  </w:style>
  <w:style w:type="character" w:customStyle="1" w:styleId="Char2">
    <w:name w:val="正文文本缩进 Char"/>
    <w:aliases w:val="正文文字首行缩进 Char,HD正文1 Char,特点标题 Char,上海中望标准 Char,正文文字缩进 Char,Body Text1 Char"/>
    <w:basedOn w:val="a0"/>
    <w:link w:val="a9"/>
    <w:locked/>
    <w:rsid w:val="008B6101"/>
    <w:rPr>
      <w:szCs w:val="24"/>
    </w:rPr>
  </w:style>
  <w:style w:type="paragraph" w:styleId="a9">
    <w:name w:val="Body Text Indent"/>
    <w:aliases w:val="正文文字首行缩进,HD正文1,特点标题,上海中望标准,正文文字缩进,Body Text1"/>
    <w:basedOn w:val="a"/>
    <w:link w:val="Char2"/>
    <w:unhideWhenUsed/>
    <w:rsid w:val="008B6101"/>
    <w:pPr>
      <w:spacing w:line="360" w:lineRule="auto"/>
      <w:ind w:firstLineChars="200" w:firstLine="420"/>
    </w:pPr>
    <w:rPr>
      <w:szCs w:val="24"/>
    </w:rPr>
  </w:style>
  <w:style w:type="character" w:customStyle="1" w:styleId="Char10">
    <w:name w:val="正文文本缩进 Char1"/>
    <w:basedOn w:val="a0"/>
    <w:uiPriority w:val="99"/>
    <w:semiHidden/>
    <w:rsid w:val="008B6101"/>
  </w:style>
  <w:style w:type="character" w:customStyle="1" w:styleId="4Char">
    <w:name w:val="标题 4 Char"/>
    <w:basedOn w:val="a0"/>
    <w:link w:val="4"/>
    <w:uiPriority w:val="9"/>
    <w:rsid w:val="006D1311"/>
    <w:rPr>
      <w:rFonts w:asciiTheme="majorHAnsi" w:eastAsiaTheme="majorEastAsia" w:hAnsiTheme="majorHAnsi" w:cstheme="majorBidi"/>
      <w:b/>
      <w:bCs/>
      <w:sz w:val="28"/>
      <w:szCs w:val="28"/>
    </w:rPr>
  </w:style>
  <w:style w:type="character" w:styleId="aa">
    <w:name w:val="Hyperlink"/>
    <w:basedOn w:val="a0"/>
    <w:uiPriority w:val="99"/>
    <w:unhideWhenUsed/>
    <w:rsid w:val="00706B7D"/>
    <w:rPr>
      <w:color w:val="0000FF"/>
      <w:u w:val="single"/>
    </w:rPr>
  </w:style>
  <w:style w:type="character" w:customStyle="1" w:styleId="dshChar">
    <w:name w:val="dsh 正文 Char"/>
    <w:link w:val="dsh"/>
    <w:locked/>
    <w:rsid w:val="00872894"/>
    <w:rPr>
      <w:rFonts w:ascii="Simsun" w:hAnsi="Simsun"/>
      <w:color w:val="222222"/>
      <w:sz w:val="24"/>
      <w:shd w:val="clear" w:color="auto" w:fill="FFFFFF"/>
    </w:rPr>
  </w:style>
  <w:style w:type="paragraph" w:customStyle="1" w:styleId="dsh">
    <w:name w:val="dsh 正文"/>
    <w:basedOn w:val="a"/>
    <w:link w:val="dshChar"/>
    <w:qFormat/>
    <w:rsid w:val="00872894"/>
    <w:pPr>
      <w:shd w:val="clear" w:color="auto" w:fill="FFFFFF"/>
      <w:spacing w:line="360" w:lineRule="auto"/>
      <w:ind w:firstLineChars="200" w:firstLine="200"/>
    </w:pPr>
    <w:rPr>
      <w:rFonts w:ascii="Simsun" w:hAnsi="Simsun"/>
      <w:color w:val="222222"/>
      <w:sz w:val="24"/>
    </w:rPr>
  </w:style>
  <w:style w:type="character" w:styleId="ab">
    <w:name w:val="Emphasis"/>
    <w:basedOn w:val="a0"/>
    <w:uiPriority w:val="20"/>
    <w:qFormat/>
    <w:rsid w:val="009A44D5"/>
    <w:rPr>
      <w:i/>
      <w:iCs/>
    </w:rPr>
  </w:style>
  <w:style w:type="character" w:styleId="ac">
    <w:name w:val="Strong"/>
    <w:basedOn w:val="a0"/>
    <w:uiPriority w:val="22"/>
    <w:qFormat/>
    <w:rsid w:val="009A44D5"/>
    <w:rPr>
      <w:b/>
      <w:bCs/>
    </w:rPr>
  </w:style>
  <w:style w:type="paragraph" w:styleId="ad">
    <w:name w:val="No Spacing"/>
    <w:uiPriority w:val="1"/>
    <w:qFormat/>
    <w:rsid w:val="009A44D5"/>
    <w:pPr>
      <w:widowControl w:val="0"/>
      <w:jc w:val="both"/>
    </w:pPr>
  </w:style>
  <w:style w:type="paragraph" w:styleId="10">
    <w:name w:val="toc 1"/>
    <w:basedOn w:val="a"/>
    <w:next w:val="a"/>
    <w:autoRedefine/>
    <w:uiPriority w:val="39"/>
    <w:unhideWhenUsed/>
    <w:rsid w:val="002D7812"/>
  </w:style>
  <w:style w:type="paragraph" w:styleId="20">
    <w:name w:val="toc 2"/>
    <w:basedOn w:val="a"/>
    <w:next w:val="a"/>
    <w:autoRedefine/>
    <w:uiPriority w:val="39"/>
    <w:unhideWhenUsed/>
    <w:rsid w:val="002D7812"/>
    <w:pPr>
      <w:ind w:leftChars="200" w:left="420"/>
    </w:pPr>
  </w:style>
  <w:style w:type="paragraph" w:styleId="30">
    <w:name w:val="toc 3"/>
    <w:basedOn w:val="a"/>
    <w:next w:val="a"/>
    <w:autoRedefine/>
    <w:uiPriority w:val="39"/>
    <w:unhideWhenUsed/>
    <w:rsid w:val="002D7812"/>
    <w:pPr>
      <w:ind w:leftChars="400" w:left="840"/>
    </w:pPr>
  </w:style>
  <w:style w:type="paragraph" w:styleId="41">
    <w:name w:val="toc 4"/>
    <w:basedOn w:val="a"/>
    <w:next w:val="a"/>
    <w:autoRedefine/>
    <w:uiPriority w:val="39"/>
    <w:unhideWhenUsed/>
    <w:rsid w:val="002D7812"/>
    <w:pPr>
      <w:ind w:leftChars="600" w:left="1260"/>
    </w:pPr>
  </w:style>
  <w:style w:type="paragraph" w:customStyle="1" w:styleId="dsh1">
    <w:name w:val="dsh 1"/>
    <w:basedOn w:val="1"/>
    <w:next w:val="dsh"/>
    <w:qFormat/>
    <w:rsid w:val="001577F3"/>
    <w:pPr>
      <w:pageBreakBefore/>
      <w:numPr>
        <w:numId w:val="26"/>
      </w:numPr>
      <w:spacing w:before="480" w:after="360" w:line="240" w:lineRule="auto"/>
      <w:jc w:val="center"/>
    </w:pPr>
    <w:rPr>
      <w:rFonts w:eastAsia="黑体"/>
      <w:sz w:val="32"/>
      <w:lang w:val="en-US" w:eastAsia="zh-CN"/>
    </w:rPr>
  </w:style>
  <w:style w:type="paragraph" w:customStyle="1" w:styleId="dsh11">
    <w:name w:val="dsh 1.1"/>
    <w:basedOn w:val="2"/>
    <w:next w:val="dsh"/>
    <w:qFormat/>
    <w:rsid w:val="001577F3"/>
    <w:pPr>
      <w:numPr>
        <w:ilvl w:val="1"/>
        <w:numId w:val="26"/>
      </w:numPr>
      <w:spacing w:before="540" w:after="120" w:line="240" w:lineRule="auto"/>
      <w:jc w:val="left"/>
    </w:pPr>
    <w:rPr>
      <w:rFonts w:ascii="Cambria" w:eastAsia="黑体" w:hAnsi="Cambria" w:cs="Times New Roman"/>
      <w:sz w:val="28"/>
      <w:lang w:val="en-US" w:eastAsia="zh-CN"/>
    </w:rPr>
  </w:style>
  <w:style w:type="paragraph" w:customStyle="1" w:styleId="dsh111">
    <w:name w:val="dsh 1.1.1"/>
    <w:basedOn w:val="3"/>
    <w:next w:val="dsh"/>
    <w:link w:val="dsh111Char"/>
    <w:qFormat/>
    <w:rsid w:val="001577F3"/>
    <w:pPr>
      <w:numPr>
        <w:ilvl w:val="2"/>
        <w:numId w:val="26"/>
      </w:numPr>
      <w:spacing w:before="360" w:after="240" w:line="240" w:lineRule="auto"/>
      <w:jc w:val="left"/>
    </w:pPr>
    <w:rPr>
      <w:rFonts w:ascii="黑体" w:eastAsia="黑体" w:hAnsi="宋体"/>
      <w:sz w:val="24"/>
      <w:szCs w:val="24"/>
      <w:lang w:val="en-US" w:eastAsia="zh-CN"/>
    </w:rPr>
  </w:style>
  <w:style w:type="character" w:customStyle="1" w:styleId="dsh111Char">
    <w:name w:val="dsh 1.1.1 Char"/>
    <w:link w:val="dsh111"/>
    <w:rsid w:val="001577F3"/>
    <w:rPr>
      <w:rFonts w:ascii="黑体" w:eastAsia="黑体" w:hAnsi="宋体" w:cs="Times New Roman"/>
      <w:b/>
      <w:bCs/>
      <w:sz w:val="24"/>
      <w:szCs w:val="24"/>
    </w:rPr>
  </w:style>
  <w:style w:type="paragraph" w:customStyle="1" w:styleId="dsh1111">
    <w:name w:val="dsh1.1.1.1"/>
    <w:basedOn w:val="dsh111"/>
    <w:link w:val="dsh1111Char"/>
    <w:qFormat/>
    <w:rsid w:val="001577F3"/>
    <w:pPr>
      <w:numPr>
        <w:ilvl w:val="3"/>
      </w:numPr>
    </w:pPr>
  </w:style>
  <w:style w:type="character" w:customStyle="1" w:styleId="dsh1111Char">
    <w:name w:val="dsh1.1.1.1 Char"/>
    <w:basedOn w:val="dsh111Char"/>
    <w:link w:val="dsh1111"/>
    <w:rsid w:val="001577F3"/>
    <w:rPr>
      <w:rFonts w:ascii="黑体" w:eastAsia="黑体" w:hAnsi="宋体" w:cs="Times New Roman"/>
      <w:b/>
      <w:bCs/>
      <w:sz w:val="24"/>
      <w:szCs w:val="24"/>
    </w:rPr>
  </w:style>
  <w:style w:type="character" w:customStyle="1" w:styleId="5Char">
    <w:name w:val="标题 5 Char"/>
    <w:basedOn w:val="a0"/>
    <w:link w:val="5"/>
    <w:uiPriority w:val="9"/>
    <w:rsid w:val="001B18C3"/>
    <w:rPr>
      <w:b/>
      <w:bCs/>
      <w:sz w:val="28"/>
      <w:szCs w:val="28"/>
    </w:rPr>
  </w:style>
  <w:style w:type="paragraph" w:styleId="50">
    <w:name w:val="toc 5"/>
    <w:basedOn w:val="a"/>
    <w:next w:val="a"/>
    <w:autoRedefine/>
    <w:uiPriority w:val="39"/>
    <w:unhideWhenUsed/>
    <w:rsid w:val="003D3B55"/>
    <w:pPr>
      <w:ind w:leftChars="800" w:left="1680"/>
    </w:pPr>
  </w:style>
</w:styles>
</file>

<file path=word/webSettings.xml><?xml version="1.0" encoding="utf-8"?>
<w:webSettings xmlns:r="http://schemas.openxmlformats.org/officeDocument/2006/relationships" xmlns:w="http://schemas.openxmlformats.org/wordprocessingml/2006/main">
  <w:divs>
    <w:div w:id="4015136">
      <w:bodyDiv w:val="1"/>
      <w:marLeft w:val="0"/>
      <w:marRight w:val="0"/>
      <w:marTop w:val="0"/>
      <w:marBottom w:val="0"/>
      <w:divBdr>
        <w:top w:val="none" w:sz="0" w:space="0" w:color="auto"/>
        <w:left w:val="none" w:sz="0" w:space="0" w:color="auto"/>
        <w:bottom w:val="none" w:sz="0" w:space="0" w:color="auto"/>
        <w:right w:val="none" w:sz="0" w:space="0" w:color="auto"/>
      </w:divBdr>
    </w:div>
    <w:div w:id="35089776">
      <w:bodyDiv w:val="1"/>
      <w:marLeft w:val="0"/>
      <w:marRight w:val="0"/>
      <w:marTop w:val="0"/>
      <w:marBottom w:val="0"/>
      <w:divBdr>
        <w:top w:val="none" w:sz="0" w:space="0" w:color="auto"/>
        <w:left w:val="none" w:sz="0" w:space="0" w:color="auto"/>
        <w:bottom w:val="none" w:sz="0" w:space="0" w:color="auto"/>
        <w:right w:val="none" w:sz="0" w:space="0" w:color="auto"/>
      </w:divBdr>
    </w:div>
    <w:div w:id="44374064">
      <w:bodyDiv w:val="1"/>
      <w:marLeft w:val="0"/>
      <w:marRight w:val="0"/>
      <w:marTop w:val="0"/>
      <w:marBottom w:val="0"/>
      <w:divBdr>
        <w:top w:val="none" w:sz="0" w:space="0" w:color="auto"/>
        <w:left w:val="none" w:sz="0" w:space="0" w:color="auto"/>
        <w:bottom w:val="none" w:sz="0" w:space="0" w:color="auto"/>
        <w:right w:val="none" w:sz="0" w:space="0" w:color="auto"/>
      </w:divBdr>
    </w:div>
    <w:div w:id="101190517">
      <w:bodyDiv w:val="1"/>
      <w:marLeft w:val="0"/>
      <w:marRight w:val="0"/>
      <w:marTop w:val="0"/>
      <w:marBottom w:val="0"/>
      <w:divBdr>
        <w:top w:val="none" w:sz="0" w:space="0" w:color="auto"/>
        <w:left w:val="none" w:sz="0" w:space="0" w:color="auto"/>
        <w:bottom w:val="none" w:sz="0" w:space="0" w:color="auto"/>
        <w:right w:val="none" w:sz="0" w:space="0" w:color="auto"/>
      </w:divBdr>
    </w:div>
    <w:div w:id="143551880">
      <w:bodyDiv w:val="1"/>
      <w:marLeft w:val="0"/>
      <w:marRight w:val="0"/>
      <w:marTop w:val="0"/>
      <w:marBottom w:val="0"/>
      <w:divBdr>
        <w:top w:val="none" w:sz="0" w:space="0" w:color="auto"/>
        <w:left w:val="none" w:sz="0" w:space="0" w:color="auto"/>
        <w:bottom w:val="none" w:sz="0" w:space="0" w:color="auto"/>
        <w:right w:val="none" w:sz="0" w:space="0" w:color="auto"/>
      </w:divBdr>
    </w:div>
    <w:div w:id="268047854">
      <w:bodyDiv w:val="1"/>
      <w:marLeft w:val="0"/>
      <w:marRight w:val="0"/>
      <w:marTop w:val="0"/>
      <w:marBottom w:val="0"/>
      <w:divBdr>
        <w:top w:val="none" w:sz="0" w:space="0" w:color="auto"/>
        <w:left w:val="none" w:sz="0" w:space="0" w:color="auto"/>
        <w:bottom w:val="none" w:sz="0" w:space="0" w:color="auto"/>
        <w:right w:val="none" w:sz="0" w:space="0" w:color="auto"/>
      </w:divBdr>
    </w:div>
    <w:div w:id="317342172">
      <w:bodyDiv w:val="1"/>
      <w:marLeft w:val="0"/>
      <w:marRight w:val="0"/>
      <w:marTop w:val="0"/>
      <w:marBottom w:val="0"/>
      <w:divBdr>
        <w:top w:val="none" w:sz="0" w:space="0" w:color="auto"/>
        <w:left w:val="none" w:sz="0" w:space="0" w:color="auto"/>
        <w:bottom w:val="none" w:sz="0" w:space="0" w:color="auto"/>
        <w:right w:val="none" w:sz="0" w:space="0" w:color="auto"/>
      </w:divBdr>
    </w:div>
    <w:div w:id="376897761">
      <w:bodyDiv w:val="1"/>
      <w:marLeft w:val="0"/>
      <w:marRight w:val="0"/>
      <w:marTop w:val="0"/>
      <w:marBottom w:val="0"/>
      <w:divBdr>
        <w:top w:val="none" w:sz="0" w:space="0" w:color="auto"/>
        <w:left w:val="none" w:sz="0" w:space="0" w:color="auto"/>
        <w:bottom w:val="none" w:sz="0" w:space="0" w:color="auto"/>
        <w:right w:val="none" w:sz="0" w:space="0" w:color="auto"/>
      </w:divBdr>
    </w:div>
    <w:div w:id="668020317">
      <w:bodyDiv w:val="1"/>
      <w:marLeft w:val="0"/>
      <w:marRight w:val="0"/>
      <w:marTop w:val="0"/>
      <w:marBottom w:val="0"/>
      <w:divBdr>
        <w:top w:val="none" w:sz="0" w:space="0" w:color="auto"/>
        <w:left w:val="none" w:sz="0" w:space="0" w:color="auto"/>
        <w:bottom w:val="none" w:sz="0" w:space="0" w:color="auto"/>
        <w:right w:val="none" w:sz="0" w:space="0" w:color="auto"/>
      </w:divBdr>
    </w:div>
    <w:div w:id="879245068">
      <w:bodyDiv w:val="1"/>
      <w:marLeft w:val="0"/>
      <w:marRight w:val="0"/>
      <w:marTop w:val="0"/>
      <w:marBottom w:val="0"/>
      <w:divBdr>
        <w:top w:val="none" w:sz="0" w:space="0" w:color="auto"/>
        <w:left w:val="none" w:sz="0" w:space="0" w:color="auto"/>
        <w:bottom w:val="none" w:sz="0" w:space="0" w:color="auto"/>
        <w:right w:val="none" w:sz="0" w:space="0" w:color="auto"/>
      </w:divBdr>
    </w:div>
    <w:div w:id="911353837">
      <w:bodyDiv w:val="1"/>
      <w:marLeft w:val="0"/>
      <w:marRight w:val="0"/>
      <w:marTop w:val="0"/>
      <w:marBottom w:val="0"/>
      <w:divBdr>
        <w:top w:val="none" w:sz="0" w:space="0" w:color="auto"/>
        <w:left w:val="none" w:sz="0" w:space="0" w:color="auto"/>
        <w:bottom w:val="none" w:sz="0" w:space="0" w:color="auto"/>
        <w:right w:val="none" w:sz="0" w:space="0" w:color="auto"/>
      </w:divBdr>
    </w:div>
    <w:div w:id="949239937">
      <w:bodyDiv w:val="1"/>
      <w:marLeft w:val="0"/>
      <w:marRight w:val="0"/>
      <w:marTop w:val="0"/>
      <w:marBottom w:val="0"/>
      <w:divBdr>
        <w:top w:val="none" w:sz="0" w:space="0" w:color="auto"/>
        <w:left w:val="none" w:sz="0" w:space="0" w:color="auto"/>
        <w:bottom w:val="none" w:sz="0" w:space="0" w:color="auto"/>
        <w:right w:val="none" w:sz="0" w:space="0" w:color="auto"/>
      </w:divBdr>
      <w:divsChild>
        <w:div w:id="1174683684">
          <w:marLeft w:val="547"/>
          <w:marRight w:val="0"/>
          <w:marTop w:val="0"/>
          <w:marBottom w:val="0"/>
          <w:divBdr>
            <w:top w:val="none" w:sz="0" w:space="0" w:color="auto"/>
            <w:left w:val="none" w:sz="0" w:space="0" w:color="auto"/>
            <w:bottom w:val="none" w:sz="0" w:space="0" w:color="auto"/>
            <w:right w:val="none" w:sz="0" w:space="0" w:color="auto"/>
          </w:divBdr>
        </w:div>
      </w:divsChild>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6507256">
      <w:bodyDiv w:val="1"/>
      <w:marLeft w:val="0"/>
      <w:marRight w:val="0"/>
      <w:marTop w:val="0"/>
      <w:marBottom w:val="0"/>
      <w:divBdr>
        <w:top w:val="none" w:sz="0" w:space="0" w:color="auto"/>
        <w:left w:val="none" w:sz="0" w:space="0" w:color="auto"/>
        <w:bottom w:val="none" w:sz="0" w:space="0" w:color="auto"/>
        <w:right w:val="none" w:sz="0" w:space="0" w:color="auto"/>
      </w:divBdr>
    </w:div>
    <w:div w:id="1533767628">
      <w:bodyDiv w:val="1"/>
      <w:marLeft w:val="0"/>
      <w:marRight w:val="0"/>
      <w:marTop w:val="0"/>
      <w:marBottom w:val="0"/>
      <w:divBdr>
        <w:top w:val="none" w:sz="0" w:space="0" w:color="auto"/>
        <w:left w:val="none" w:sz="0" w:space="0" w:color="auto"/>
        <w:bottom w:val="none" w:sz="0" w:space="0" w:color="auto"/>
        <w:right w:val="none" w:sz="0" w:space="0" w:color="auto"/>
      </w:divBdr>
    </w:div>
    <w:div w:id="1701784529">
      <w:bodyDiv w:val="1"/>
      <w:marLeft w:val="0"/>
      <w:marRight w:val="0"/>
      <w:marTop w:val="0"/>
      <w:marBottom w:val="0"/>
      <w:divBdr>
        <w:top w:val="none" w:sz="0" w:space="0" w:color="auto"/>
        <w:left w:val="none" w:sz="0" w:space="0" w:color="auto"/>
        <w:bottom w:val="none" w:sz="0" w:space="0" w:color="auto"/>
        <w:right w:val="none" w:sz="0" w:space="0" w:color="auto"/>
      </w:divBdr>
    </w:div>
    <w:div w:id="1840189789">
      <w:bodyDiv w:val="1"/>
      <w:marLeft w:val="0"/>
      <w:marRight w:val="0"/>
      <w:marTop w:val="0"/>
      <w:marBottom w:val="0"/>
      <w:divBdr>
        <w:top w:val="none" w:sz="0" w:space="0" w:color="auto"/>
        <w:left w:val="none" w:sz="0" w:space="0" w:color="auto"/>
        <w:bottom w:val="none" w:sz="0" w:space="0" w:color="auto"/>
        <w:right w:val="none" w:sz="0" w:space="0" w:color="auto"/>
      </w:divBdr>
    </w:div>
    <w:div w:id="187048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89"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8AB16-C9BF-43F7-A9E3-B923BB980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36</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微软用户</Company>
  <LinksUpToDate>false</LinksUpToDate>
  <CharactersWithSpaces>13958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kshen3</cp:lastModifiedBy>
  <cp:revision>4</cp:revision>
  <dcterms:created xsi:type="dcterms:W3CDTF">2013-08-28T01:26:00Z</dcterms:created>
  <dcterms:modified xsi:type="dcterms:W3CDTF">2013-08-28T01:37:00Z</dcterms:modified>
</cp:coreProperties>
</file>